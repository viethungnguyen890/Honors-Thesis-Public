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FDC60" w14:textId="39E639A8" w:rsidR="00166B47" w:rsidRDefault="00166B47" w:rsidP="002C28A9">
      <w:pPr>
        <w:pStyle w:val="APA"/>
        <w:jc w:val="center"/>
      </w:pPr>
    </w:p>
    <w:p w14:paraId="503EB833" w14:textId="112D5206" w:rsidR="002C28A9" w:rsidRDefault="002C28A9" w:rsidP="002C28A9">
      <w:pPr>
        <w:pStyle w:val="APA"/>
        <w:jc w:val="center"/>
      </w:pPr>
    </w:p>
    <w:p w14:paraId="12B06D53" w14:textId="155EC506" w:rsidR="002C28A9" w:rsidRDefault="002C28A9" w:rsidP="002C28A9">
      <w:pPr>
        <w:pStyle w:val="APA"/>
        <w:jc w:val="center"/>
      </w:pPr>
    </w:p>
    <w:p w14:paraId="6FB92FAC" w14:textId="2E66D80A" w:rsidR="002C28A9" w:rsidRDefault="002C28A9" w:rsidP="002C28A9">
      <w:pPr>
        <w:pStyle w:val="APA"/>
        <w:jc w:val="center"/>
      </w:pPr>
    </w:p>
    <w:p w14:paraId="3A7AC988" w14:textId="47FB90FA" w:rsidR="002C28A9" w:rsidRDefault="00264E43" w:rsidP="002C28A9">
      <w:pPr>
        <w:pStyle w:val="APA"/>
        <w:jc w:val="center"/>
        <w:rPr>
          <w:b/>
          <w:bCs/>
        </w:rPr>
      </w:pPr>
      <w:r>
        <w:rPr>
          <w:b/>
          <w:bCs/>
        </w:rPr>
        <w:t>Specific Aims, Background, Significance</w:t>
      </w:r>
    </w:p>
    <w:p w14:paraId="2383FA91" w14:textId="39C6A298" w:rsidR="002C28A9" w:rsidRDefault="002C28A9" w:rsidP="002C28A9">
      <w:pPr>
        <w:pStyle w:val="APA"/>
        <w:jc w:val="center"/>
        <w:rPr>
          <w:b/>
          <w:bCs/>
        </w:rPr>
      </w:pPr>
    </w:p>
    <w:p w14:paraId="1458687B" w14:textId="2FFE12DD" w:rsidR="002C28A9" w:rsidRDefault="002C28A9" w:rsidP="002C28A9">
      <w:pPr>
        <w:pStyle w:val="APA"/>
        <w:jc w:val="center"/>
      </w:pPr>
      <w:r>
        <w:t>Viet-Hung Nguyen</w:t>
      </w:r>
    </w:p>
    <w:p w14:paraId="4126789C" w14:textId="3026BE97" w:rsidR="002C28A9" w:rsidRDefault="002C28A9" w:rsidP="002C28A9">
      <w:pPr>
        <w:pStyle w:val="APA"/>
        <w:jc w:val="center"/>
      </w:pPr>
      <w:r>
        <w:t>Department of Psychology, University of San Francisco</w:t>
      </w:r>
    </w:p>
    <w:p w14:paraId="596A7441" w14:textId="73A1B6FE" w:rsidR="002C28A9" w:rsidRPr="00A64BEF" w:rsidRDefault="00A64BEF" w:rsidP="002C28A9">
      <w:pPr>
        <w:pStyle w:val="APA"/>
        <w:jc w:val="center"/>
      </w:pPr>
      <w:r w:rsidRPr="00A64BEF">
        <w:t>PSYC 498: Thesis Development Seminar</w:t>
      </w:r>
    </w:p>
    <w:p w14:paraId="20D83B59" w14:textId="32C11073" w:rsidR="002C28A9" w:rsidRPr="00A64BEF" w:rsidRDefault="00A64BEF" w:rsidP="002C28A9">
      <w:pPr>
        <w:pStyle w:val="APA"/>
        <w:jc w:val="center"/>
      </w:pPr>
      <w:r w:rsidRPr="00A64BEF">
        <w:t>D</w:t>
      </w:r>
      <w:r>
        <w:t>r. Viskontas</w:t>
      </w:r>
    </w:p>
    <w:p w14:paraId="20EF2A35" w14:textId="7935D5F6" w:rsidR="002C28A9" w:rsidRDefault="00A64BEF" w:rsidP="002C28A9">
      <w:pPr>
        <w:pStyle w:val="APA"/>
        <w:jc w:val="center"/>
      </w:pPr>
      <w:r>
        <w:t xml:space="preserve">March </w:t>
      </w:r>
      <w:r w:rsidR="001B0415">
        <w:t>7, 2024</w:t>
      </w:r>
      <w:r w:rsidR="002C28A9">
        <w:br w:type="page"/>
      </w:r>
    </w:p>
    <w:p w14:paraId="14CFD5AE" w14:textId="08209A7F" w:rsidR="002C28A9" w:rsidRDefault="00781C64" w:rsidP="00781C64">
      <w:pPr>
        <w:pStyle w:val="APA"/>
        <w:jc w:val="center"/>
        <w:rPr>
          <w:b/>
          <w:bCs/>
        </w:rPr>
      </w:pPr>
      <w:r w:rsidRPr="00781C64">
        <w:rPr>
          <w:b/>
          <w:bCs/>
        </w:rPr>
        <w:lastRenderedPageBreak/>
        <w:t>Abstract</w:t>
      </w:r>
    </w:p>
    <w:p w14:paraId="65D3A179" w14:textId="6C5CB158" w:rsidR="00781C64" w:rsidRDefault="00781C64" w:rsidP="00781C64">
      <w:pPr>
        <w:pStyle w:val="APA"/>
      </w:pPr>
      <w:r>
        <w:t>Do not indent.</w:t>
      </w:r>
    </w:p>
    <w:p w14:paraId="3B0C730E" w14:textId="03BE792F" w:rsidR="00781C64" w:rsidRDefault="00781C64" w:rsidP="00781C64">
      <w:pPr>
        <w:pStyle w:val="APA"/>
      </w:pPr>
      <w:r>
        <w:br w:type="page"/>
      </w:r>
    </w:p>
    <w:p w14:paraId="2BE011BB" w14:textId="77777777" w:rsidR="007625DE" w:rsidRDefault="007625DE" w:rsidP="007625DE">
      <w:pPr>
        <w:pStyle w:val="APA"/>
        <w:jc w:val="center"/>
        <w:rPr>
          <w:b/>
          <w:bCs/>
        </w:rPr>
      </w:pPr>
      <w:r>
        <w:rPr>
          <w:b/>
          <w:bCs/>
        </w:rPr>
        <w:lastRenderedPageBreak/>
        <w:t>Specific Aims</w:t>
      </w:r>
    </w:p>
    <w:p w14:paraId="4E14F0C0" w14:textId="77777777" w:rsidR="007625DE" w:rsidRDefault="007625DE" w:rsidP="007625DE">
      <w:pPr>
        <w:pStyle w:val="APA"/>
        <w:ind w:firstLine="720"/>
      </w:pPr>
      <w:r>
        <w:t>To see whether</w:t>
      </w:r>
      <w:r>
        <w:rPr>
          <w:b/>
          <w:bCs/>
        </w:rPr>
        <w:t xml:space="preserve"> </w:t>
      </w:r>
      <w:r>
        <w:t>birth order has an effect on mental well-being, and whether that effect is moderated by gender and immigration background.</w:t>
      </w:r>
    </w:p>
    <w:p w14:paraId="1464C9F9" w14:textId="77777777" w:rsidR="007625DE" w:rsidRDefault="007625DE" w:rsidP="007625DE">
      <w:pPr>
        <w:pStyle w:val="APA"/>
        <w:ind w:firstLine="720"/>
      </w:pPr>
      <w:r>
        <w:t xml:space="preserve">H1: </w:t>
      </w:r>
    </w:p>
    <w:p w14:paraId="79A50F39" w14:textId="77777777" w:rsidR="007625DE" w:rsidRDefault="007625DE" w:rsidP="007625DE">
      <w:pPr>
        <w:pStyle w:val="APA"/>
        <w:ind w:firstLine="720"/>
      </w:pPr>
    </w:p>
    <w:p w14:paraId="4C45FFA2" w14:textId="77777777" w:rsidR="007625DE" w:rsidRDefault="007625DE" w:rsidP="007625DE">
      <w:pPr>
        <w:pStyle w:val="APA"/>
        <w:ind w:firstLine="720"/>
      </w:pPr>
      <w:r>
        <w:t>Our line of reasoning:</w:t>
      </w:r>
    </w:p>
    <w:p w14:paraId="192BECD9" w14:textId="69C92274" w:rsidR="0053599D" w:rsidRDefault="00CA63FC" w:rsidP="0053599D">
      <w:pPr>
        <w:pStyle w:val="APA"/>
      </w:pPr>
      <w:r>
        <w:t>Significance</w:t>
      </w:r>
      <w:r w:rsidR="0053599D">
        <w:t>:</w:t>
      </w:r>
    </w:p>
    <w:p w14:paraId="43CA9565" w14:textId="39606385" w:rsidR="006C2FA5" w:rsidRDefault="009F4CEF" w:rsidP="009267D1">
      <w:pPr>
        <w:pStyle w:val="APA"/>
        <w:numPr>
          <w:ilvl w:val="0"/>
          <w:numId w:val="1"/>
        </w:numPr>
      </w:pPr>
      <w:r>
        <w:t>Mental health is important, especially in young adults</w:t>
      </w:r>
    </w:p>
    <w:p w14:paraId="638A9491" w14:textId="7923C1DA" w:rsidR="009267D1" w:rsidRDefault="009267D1" w:rsidP="009267D1">
      <w:pPr>
        <w:pStyle w:val="APA"/>
        <w:numPr>
          <w:ilvl w:val="1"/>
          <w:numId w:val="1"/>
        </w:numPr>
      </w:pPr>
      <w:r>
        <w:t>Activates the same part of your brain as physical pain?</w:t>
      </w:r>
    </w:p>
    <w:p w14:paraId="16BAC2DE" w14:textId="01BFC66B" w:rsidR="009F4CEF" w:rsidRDefault="009F4CEF" w:rsidP="009F4CEF">
      <w:pPr>
        <w:pStyle w:val="APA"/>
        <w:numPr>
          <w:ilvl w:val="1"/>
          <w:numId w:val="1"/>
        </w:numPr>
      </w:pPr>
      <w:r>
        <w:t>Childhood</w:t>
      </w:r>
      <w:r w:rsidR="009267D1">
        <w:t>/ young adulthood</w:t>
      </w:r>
      <w:r>
        <w:t xml:space="preserve"> is influential</w:t>
      </w:r>
      <w:r w:rsidR="009267D1">
        <w:t xml:space="preserve">. </w:t>
      </w:r>
      <w:r w:rsidR="00E34135">
        <w:t>(but not main focus)</w:t>
      </w:r>
    </w:p>
    <w:p w14:paraId="519DAF9F" w14:textId="0B26F417" w:rsidR="00F907E2" w:rsidRPr="00F1344D" w:rsidRDefault="00011324" w:rsidP="009F4CEF">
      <w:pPr>
        <w:pStyle w:val="APA"/>
        <w:numPr>
          <w:ilvl w:val="1"/>
          <w:numId w:val="1"/>
        </w:numPr>
        <w:rPr>
          <w:rStyle w:val="Hyperlink"/>
          <w:color w:val="auto"/>
          <w:u w:val="none"/>
        </w:rPr>
      </w:pPr>
      <w:hyperlink r:id="rId8" w:history="1">
        <w:r w:rsidR="00F907E2">
          <w:rPr>
            <w:rStyle w:val="Hyperlink"/>
          </w:rPr>
          <w:t>About Mental Health (cdc.gov)</w:t>
        </w:r>
      </w:hyperlink>
    </w:p>
    <w:p w14:paraId="18E34144" w14:textId="6761348A" w:rsidR="00F1344D" w:rsidRDefault="00011324" w:rsidP="009F4CEF">
      <w:pPr>
        <w:pStyle w:val="APA"/>
        <w:numPr>
          <w:ilvl w:val="1"/>
          <w:numId w:val="1"/>
        </w:numPr>
      </w:pPr>
      <w:hyperlink r:id="rId9" w:history="1">
        <w:r w:rsidR="00F1344D">
          <w:rPr>
            <w:rStyle w:val="Hyperlink"/>
          </w:rPr>
          <w:t>Mental Illness - National Institute of Mental Health (NIMH) (nih.gov)</w:t>
        </w:r>
      </w:hyperlink>
    </w:p>
    <w:p w14:paraId="1B33BF9E" w14:textId="478EB8D3" w:rsidR="009F4CEF" w:rsidRDefault="006D690A" w:rsidP="009F4CEF">
      <w:pPr>
        <w:pStyle w:val="APA"/>
        <w:numPr>
          <w:ilvl w:val="0"/>
          <w:numId w:val="1"/>
        </w:numPr>
      </w:pPr>
      <w:r>
        <w:t>Birth order could be influential</w:t>
      </w:r>
      <w:r w:rsidR="005A0B0E">
        <w:t>.</w:t>
      </w:r>
    </w:p>
    <w:p w14:paraId="031192C6" w14:textId="48A4ABF4" w:rsidR="00751C58" w:rsidRDefault="00751C58" w:rsidP="00751C58">
      <w:pPr>
        <w:pStyle w:val="APA"/>
        <w:numPr>
          <w:ilvl w:val="1"/>
          <w:numId w:val="1"/>
        </w:numPr>
      </w:pPr>
      <w:r>
        <w:t>While personality effects are mixed,</w:t>
      </w:r>
    </w:p>
    <w:p w14:paraId="69F21873" w14:textId="6079BFE0" w:rsidR="005A0B0E" w:rsidRDefault="00751C58" w:rsidP="005A0B0E">
      <w:pPr>
        <w:pStyle w:val="APA"/>
        <w:numPr>
          <w:ilvl w:val="1"/>
          <w:numId w:val="1"/>
        </w:numPr>
      </w:pPr>
      <w:r>
        <w:t>First borns might be this or that.</w:t>
      </w:r>
    </w:p>
    <w:p w14:paraId="60C7BBFC" w14:textId="210B0317" w:rsidR="00233A6E" w:rsidRDefault="00233A6E" w:rsidP="005A0B0E">
      <w:pPr>
        <w:pStyle w:val="APA"/>
        <w:numPr>
          <w:ilvl w:val="1"/>
          <w:numId w:val="1"/>
        </w:numPr>
      </w:pPr>
      <w:r>
        <w:t>Last borns have more social support.</w:t>
      </w:r>
    </w:p>
    <w:p w14:paraId="3A02A85F" w14:textId="04C0106A" w:rsidR="00345D9C" w:rsidRDefault="00284FBE" w:rsidP="005A0B0E">
      <w:pPr>
        <w:pStyle w:val="APA"/>
        <w:numPr>
          <w:ilvl w:val="1"/>
          <w:numId w:val="1"/>
        </w:numPr>
      </w:pPr>
      <w:r>
        <w:t>Birth rates are decreasing</w:t>
      </w:r>
      <w:r w:rsidR="003E465A">
        <w:t>?</w:t>
      </w:r>
      <w:r>
        <w:t xml:space="preserve"> </w:t>
      </w:r>
    </w:p>
    <w:p w14:paraId="0B3EC9F3" w14:textId="20FC43D5" w:rsidR="00345D9C" w:rsidRDefault="00345D9C" w:rsidP="00345D9C">
      <w:pPr>
        <w:pStyle w:val="APA"/>
        <w:numPr>
          <w:ilvl w:val="0"/>
          <w:numId w:val="1"/>
        </w:numPr>
      </w:pPr>
      <w:r>
        <w:t>Secondary significance:</w:t>
      </w:r>
    </w:p>
    <w:p w14:paraId="68177DE7" w14:textId="05403506" w:rsidR="0053599D" w:rsidRDefault="0053599D" w:rsidP="0053599D">
      <w:pPr>
        <w:pStyle w:val="APA"/>
        <w:numPr>
          <w:ilvl w:val="0"/>
          <w:numId w:val="1"/>
        </w:numPr>
      </w:pPr>
      <w:r>
        <w:t>Immigrants are important</w:t>
      </w:r>
    </w:p>
    <w:p w14:paraId="117BBCBE" w14:textId="7650A808" w:rsidR="006D690A" w:rsidRDefault="006D690A" w:rsidP="006D690A">
      <w:pPr>
        <w:pStyle w:val="APA"/>
        <w:numPr>
          <w:ilvl w:val="1"/>
          <w:numId w:val="1"/>
        </w:numPr>
      </w:pPr>
      <w:r>
        <w:t>We are globalizing.</w:t>
      </w:r>
    </w:p>
    <w:p w14:paraId="48EB4192" w14:textId="7C7A6BE7" w:rsidR="0053599D" w:rsidRDefault="006D690A" w:rsidP="0053599D">
      <w:pPr>
        <w:pStyle w:val="APA"/>
        <w:numPr>
          <w:ilvl w:val="0"/>
          <w:numId w:val="1"/>
        </w:numPr>
      </w:pPr>
      <w:r>
        <w:t>Daughters might be treated differently. Women also exhibit different mental health.</w:t>
      </w:r>
    </w:p>
    <w:p w14:paraId="1ED4F26C" w14:textId="52B34C2B" w:rsidR="009B09BD" w:rsidRDefault="009B09BD" w:rsidP="009B09BD">
      <w:pPr>
        <w:pStyle w:val="APA"/>
        <w:ind w:left="360"/>
      </w:pPr>
      <w:r>
        <w:t>Then background literature review.</w:t>
      </w:r>
    </w:p>
    <w:p w14:paraId="7333F8E3" w14:textId="77777777" w:rsidR="007625DE" w:rsidRDefault="007625DE" w:rsidP="00781C64">
      <w:pPr>
        <w:pStyle w:val="APA"/>
        <w:jc w:val="center"/>
        <w:rPr>
          <w:b/>
          <w:bCs/>
        </w:rPr>
      </w:pPr>
    </w:p>
    <w:p w14:paraId="1E1CC3D2" w14:textId="0F9C1DE8" w:rsidR="006B4B96" w:rsidRDefault="007E51A1" w:rsidP="00781C64">
      <w:pPr>
        <w:pStyle w:val="APA"/>
        <w:jc w:val="center"/>
        <w:rPr>
          <w:b/>
          <w:bCs/>
        </w:rPr>
      </w:pPr>
      <w:r>
        <w:rPr>
          <w:b/>
          <w:bCs/>
        </w:rPr>
        <w:t xml:space="preserve">Background &amp; </w:t>
      </w:r>
      <w:r w:rsidR="006B4B96">
        <w:rPr>
          <w:b/>
          <w:bCs/>
        </w:rPr>
        <w:t>Significance</w:t>
      </w:r>
    </w:p>
    <w:p w14:paraId="5500D91E" w14:textId="3BFD7110" w:rsidR="007938EF" w:rsidRDefault="003616A3" w:rsidP="007938EF">
      <w:pPr>
        <w:pStyle w:val="APA"/>
        <w:ind w:firstLine="720"/>
        <w:rPr>
          <w:bCs/>
        </w:rPr>
      </w:pPr>
      <w:r>
        <w:rPr>
          <w:bCs/>
        </w:rPr>
        <w:lastRenderedPageBreak/>
        <w:t xml:space="preserve">The importance of mental health has risen in recent years, especially in developed countries. </w:t>
      </w:r>
      <w:r w:rsidR="00B2115F">
        <w:rPr>
          <w:bCs/>
        </w:rPr>
        <w:t xml:space="preserve">Mental illness </w:t>
      </w:r>
      <w:r w:rsidR="00F54BB7">
        <w:rPr>
          <w:bCs/>
        </w:rPr>
        <w:t xml:space="preserve">now </w:t>
      </w:r>
      <w:r w:rsidR="00B2115F">
        <w:rPr>
          <w:bCs/>
        </w:rPr>
        <w:t>affects a significant portion of the U.S.</w:t>
      </w:r>
      <w:r w:rsidR="00A662A9">
        <w:rPr>
          <w:bCs/>
        </w:rPr>
        <w:t>—</w:t>
      </w:r>
      <w:r w:rsidR="008416D3">
        <w:rPr>
          <w:bCs/>
        </w:rPr>
        <w:t xml:space="preserve">22.8% of </w:t>
      </w:r>
      <w:r w:rsidR="00A662A9">
        <w:rPr>
          <w:bCs/>
        </w:rPr>
        <w:t>adults suf</w:t>
      </w:r>
      <w:r w:rsidR="00B2115F">
        <w:rPr>
          <w:bCs/>
        </w:rPr>
        <w:t xml:space="preserve">fer from mental illness while </w:t>
      </w:r>
      <w:r w:rsidR="00F54BB7">
        <w:rPr>
          <w:bCs/>
        </w:rPr>
        <w:t>17% of youth experience mental health disorders (</w:t>
      </w:r>
      <w:r w:rsidR="00746D48">
        <w:rPr>
          <w:bCs/>
        </w:rPr>
        <w:t xml:space="preserve">National Alliance on Mental </w:t>
      </w:r>
      <w:r w:rsidR="007324AA">
        <w:rPr>
          <w:bCs/>
        </w:rPr>
        <w:t>Illness</w:t>
      </w:r>
      <w:r w:rsidR="00746D48">
        <w:rPr>
          <w:bCs/>
        </w:rPr>
        <w:t>, 202</w:t>
      </w:r>
      <w:r w:rsidR="00506F04">
        <w:rPr>
          <w:bCs/>
        </w:rPr>
        <w:t>3</w:t>
      </w:r>
      <w:r w:rsidR="00F54BB7">
        <w:rPr>
          <w:bCs/>
        </w:rPr>
        <w:t xml:space="preserve">). </w:t>
      </w:r>
      <w:r w:rsidR="000718AE">
        <w:rPr>
          <w:bCs/>
        </w:rPr>
        <w:t xml:space="preserve">Mental health </w:t>
      </w:r>
      <w:r w:rsidR="008847CB">
        <w:rPr>
          <w:bCs/>
        </w:rPr>
        <w:t xml:space="preserve">is a key factor in </w:t>
      </w:r>
      <w:r w:rsidR="000718AE">
        <w:rPr>
          <w:bCs/>
        </w:rPr>
        <w:t xml:space="preserve">overall health as </w:t>
      </w:r>
      <w:r w:rsidR="008847CB">
        <w:rPr>
          <w:bCs/>
        </w:rPr>
        <w:t xml:space="preserve">it </w:t>
      </w:r>
      <w:r w:rsidR="00CD3292">
        <w:rPr>
          <w:bCs/>
        </w:rPr>
        <w:t xml:space="preserve">affects the risk for chronic conditions such as diabetes or cardiovascular disease (CDC, </w:t>
      </w:r>
      <w:r w:rsidR="00492558">
        <w:rPr>
          <w:bCs/>
        </w:rPr>
        <w:t>2023).</w:t>
      </w:r>
      <w:r w:rsidR="0031013A">
        <w:rPr>
          <w:bCs/>
        </w:rPr>
        <w:t xml:space="preserve"> </w:t>
      </w:r>
      <w:r w:rsidR="007938EF">
        <w:rPr>
          <w:bCs/>
        </w:rPr>
        <w:t xml:space="preserve">Known risk factors for mental illness include adverse childhood experiences, certain medical conditions, as well as social factors </w:t>
      </w:r>
      <w:r w:rsidR="00064795">
        <w:rPr>
          <w:bCs/>
        </w:rPr>
        <w:t>like</w:t>
      </w:r>
      <w:r w:rsidR="007938EF">
        <w:rPr>
          <w:bCs/>
        </w:rPr>
        <w:t xml:space="preserve"> loneliness and isolation (CDC, 2023). To this date, however, there are still man</w:t>
      </w:r>
      <w:r w:rsidR="001B0EAB">
        <w:rPr>
          <w:bCs/>
        </w:rPr>
        <w:t xml:space="preserve">y </w:t>
      </w:r>
      <w:r w:rsidR="009821B0">
        <w:rPr>
          <w:bCs/>
        </w:rPr>
        <w:t xml:space="preserve">interacting </w:t>
      </w:r>
      <w:r w:rsidR="001B0EAB">
        <w:rPr>
          <w:bCs/>
        </w:rPr>
        <w:t>sociocultural factors that have not been</w:t>
      </w:r>
      <w:r w:rsidR="004B03E1">
        <w:rPr>
          <w:bCs/>
        </w:rPr>
        <w:t xml:space="preserve"> thoroughly</w:t>
      </w:r>
      <w:r w:rsidR="001B0EAB">
        <w:rPr>
          <w:bCs/>
        </w:rPr>
        <w:t xml:space="preserve"> explored yet.</w:t>
      </w:r>
    </w:p>
    <w:p w14:paraId="5902CD31" w14:textId="676BD929" w:rsidR="006274C7" w:rsidRPr="00A06C3C" w:rsidRDefault="00557753" w:rsidP="006274C7">
      <w:pPr>
        <w:pStyle w:val="APA"/>
        <w:rPr>
          <w:b/>
        </w:rPr>
      </w:pPr>
      <w:commentRangeStart w:id="0"/>
      <w:commentRangeStart w:id="1"/>
      <w:r w:rsidRPr="00A06C3C">
        <w:rPr>
          <w:b/>
        </w:rPr>
        <w:t xml:space="preserve">Birth </w:t>
      </w:r>
      <w:r w:rsidR="00EB5876" w:rsidRPr="00A06C3C">
        <w:rPr>
          <w:b/>
        </w:rPr>
        <w:t>Order</w:t>
      </w:r>
      <w:commentRangeEnd w:id="0"/>
      <w:r w:rsidR="005C7F5C">
        <w:rPr>
          <w:rStyle w:val="Kommentarzeichen"/>
          <w:rFonts w:asciiTheme="minorHAnsi" w:hAnsiTheme="minorHAnsi" w:cstheme="minorBidi"/>
        </w:rPr>
        <w:commentReference w:id="0"/>
      </w:r>
      <w:commentRangeEnd w:id="1"/>
      <w:r w:rsidR="00256285">
        <w:rPr>
          <w:rStyle w:val="Kommentarzeichen"/>
          <w:rFonts w:asciiTheme="minorHAnsi" w:hAnsiTheme="minorHAnsi" w:cstheme="minorBidi"/>
        </w:rPr>
        <w:commentReference w:id="1"/>
      </w:r>
    </w:p>
    <w:p w14:paraId="1D1360F1" w14:textId="6BD3D4B1" w:rsidR="005535BB" w:rsidRDefault="008D5BE2" w:rsidP="005535BB">
      <w:pPr>
        <w:pStyle w:val="APA"/>
        <w:ind w:firstLine="720"/>
        <w:rPr>
          <w:bCs/>
        </w:rPr>
      </w:pPr>
      <w:r>
        <w:rPr>
          <w:bCs/>
        </w:rPr>
        <w:t xml:space="preserve">One possible factor is birth order. </w:t>
      </w:r>
      <w:r w:rsidR="005D218F">
        <w:rPr>
          <w:bCs/>
        </w:rPr>
        <w:t>(</w:t>
      </w:r>
      <w:r w:rsidR="001B0EAB">
        <w:rPr>
          <w:bCs/>
        </w:rPr>
        <w:t>In popular culture, birth order is believed to affect how people turn out in their adulthood—first-borns are projected to become mature leaders while middle children are thought to be peacemakers and youngest siblings are the carefree explorers</w:t>
      </w:r>
      <w:r w:rsidR="005D218F">
        <w:rPr>
          <w:bCs/>
        </w:rPr>
        <w:t>)</w:t>
      </w:r>
      <w:r w:rsidR="001B0EAB">
        <w:rPr>
          <w:bCs/>
        </w:rPr>
        <w:t xml:space="preserve">. </w:t>
      </w:r>
    </w:p>
    <w:p w14:paraId="7BE95C21" w14:textId="5EECBD1F" w:rsidR="002B02EE" w:rsidRDefault="0032122E" w:rsidP="0032122E">
      <w:pPr>
        <w:pStyle w:val="APA"/>
        <w:ind w:firstLine="720"/>
        <w:rPr>
          <w:bCs/>
        </w:rPr>
      </w:pPr>
      <w:r>
        <w:rPr>
          <w:bCs/>
        </w:rPr>
        <w:t xml:space="preserve">Sulloway (1996) revised and popularized the idea that the mechanism behind different siblings’ family roles or niches is the competition for parental investment. Firstborns would be more likely to follow their parents’ expectations and values because they received more attention from their parents. </w:t>
      </w:r>
      <w:r w:rsidR="001464D0">
        <w:rPr>
          <w:bCs/>
        </w:rPr>
        <w:t>On the other hand, l</w:t>
      </w:r>
      <w:r>
        <w:rPr>
          <w:bCs/>
        </w:rPr>
        <w:t>aterborns would struggle with finding their own family niche. They would identify less with their parents and older siblings and thus become the “rebels” in their family.</w:t>
      </w:r>
    </w:p>
    <w:p w14:paraId="65128829" w14:textId="3C97F8B7" w:rsidR="00A16421" w:rsidRDefault="005535BB" w:rsidP="00463FF3">
      <w:pPr>
        <w:pStyle w:val="APA"/>
        <w:ind w:firstLine="720"/>
        <w:rPr>
          <w:bCs/>
        </w:rPr>
      </w:pPr>
      <w:r>
        <w:rPr>
          <w:bCs/>
        </w:rPr>
        <w:t>S</w:t>
      </w:r>
      <w:r w:rsidR="001B0EAB">
        <w:rPr>
          <w:bCs/>
        </w:rPr>
        <w:t xml:space="preserve">tudies on the effects of birth order and personality are </w:t>
      </w:r>
      <w:r w:rsidR="00BE7D68">
        <w:rPr>
          <w:bCs/>
        </w:rPr>
        <w:t>extensive and have yielded mixed results.</w:t>
      </w:r>
      <w:r w:rsidR="00730E67">
        <w:rPr>
          <w:bCs/>
        </w:rPr>
        <w:t xml:space="preserve"> </w:t>
      </w:r>
      <w:r w:rsidR="00910ADC">
        <w:rPr>
          <w:bCs/>
        </w:rPr>
        <w:t xml:space="preserve">Black et al. (2018) </w:t>
      </w:r>
      <w:r w:rsidR="003F5DC2">
        <w:rPr>
          <w:bCs/>
        </w:rPr>
        <w:t>found that in a sample of Swedish men, earlier-borns were more emotionally stable, socially outgoing</w:t>
      </w:r>
      <w:r w:rsidR="00295859">
        <w:rPr>
          <w:bCs/>
        </w:rPr>
        <w:t xml:space="preserve">, and took more </w:t>
      </w:r>
      <w:r w:rsidR="00A23281">
        <w:rPr>
          <w:bCs/>
        </w:rPr>
        <w:t>initiative</w:t>
      </w:r>
      <w:r w:rsidR="00295859">
        <w:rPr>
          <w:bCs/>
        </w:rPr>
        <w:t xml:space="preserve"> than laterborns. </w:t>
      </w:r>
      <w:r w:rsidR="00EA6E16">
        <w:rPr>
          <w:bCs/>
        </w:rPr>
        <w:t xml:space="preserve">Healey &amp; Ellis (2006) </w:t>
      </w:r>
      <w:r w:rsidR="00076283">
        <w:rPr>
          <w:bCs/>
        </w:rPr>
        <w:t xml:space="preserve">and Dixon et al. (2008) </w:t>
      </w:r>
      <w:r w:rsidR="00D07574">
        <w:rPr>
          <w:bCs/>
        </w:rPr>
        <w:t>also supported Sulloway’s model</w:t>
      </w:r>
      <w:r w:rsidR="009943F5">
        <w:rPr>
          <w:bCs/>
        </w:rPr>
        <w:t>, with firstborns exhibiting higher openness and conscientiousness</w:t>
      </w:r>
      <w:r w:rsidR="00076283">
        <w:rPr>
          <w:bCs/>
        </w:rPr>
        <w:t xml:space="preserve"> and laterborns being more extraverted.</w:t>
      </w:r>
    </w:p>
    <w:p w14:paraId="123B0F9E" w14:textId="29EB7780" w:rsidR="005535BB" w:rsidRPr="00F91062" w:rsidRDefault="00905CB0" w:rsidP="00002385">
      <w:pPr>
        <w:pStyle w:val="APA"/>
        <w:ind w:firstLine="720"/>
        <w:rPr>
          <w:bCs/>
        </w:rPr>
      </w:pPr>
      <w:r>
        <w:rPr>
          <w:bCs/>
        </w:rPr>
        <w:t>In 1983</w:t>
      </w:r>
      <w:r w:rsidR="00463FF3">
        <w:rPr>
          <w:bCs/>
        </w:rPr>
        <w:t xml:space="preserve"> however</w:t>
      </w:r>
      <w:r>
        <w:rPr>
          <w:bCs/>
        </w:rPr>
        <w:t xml:space="preserve">, Ernst &amp; Angst reviewed 40 years of </w:t>
      </w:r>
      <w:r w:rsidR="00CF580A">
        <w:rPr>
          <w:bCs/>
        </w:rPr>
        <w:t xml:space="preserve">previous </w:t>
      </w:r>
      <w:r w:rsidR="0046153C">
        <w:rPr>
          <w:bCs/>
        </w:rPr>
        <w:t xml:space="preserve">research on birth order and </w:t>
      </w:r>
      <w:r w:rsidR="00814ADF">
        <w:rPr>
          <w:bCs/>
        </w:rPr>
        <w:t xml:space="preserve">echoed the findings of Olneck &amp; Bills (1979): </w:t>
      </w:r>
      <w:r w:rsidR="0046153C">
        <w:rPr>
          <w:bCs/>
        </w:rPr>
        <w:t xml:space="preserve">most </w:t>
      </w:r>
      <w:r w:rsidR="000B3FA3">
        <w:rPr>
          <w:bCs/>
        </w:rPr>
        <w:t>personality effects were confounded with socioeconomic status and family size</w:t>
      </w:r>
      <w:r w:rsidR="00A811E3">
        <w:rPr>
          <w:bCs/>
        </w:rPr>
        <w:t xml:space="preserve">—an </w:t>
      </w:r>
      <w:r w:rsidR="00282557">
        <w:rPr>
          <w:bCs/>
        </w:rPr>
        <w:t xml:space="preserve">effect of </w:t>
      </w:r>
      <w:r w:rsidR="004D74F8">
        <w:rPr>
          <w:bCs/>
        </w:rPr>
        <w:t xml:space="preserve">the </w:t>
      </w:r>
      <w:r w:rsidR="00282557">
        <w:rPr>
          <w:bCs/>
        </w:rPr>
        <w:t xml:space="preserve">between-family </w:t>
      </w:r>
      <w:r w:rsidR="005530EE">
        <w:rPr>
          <w:bCs/>
        </w:rPr>
        <w:t xml:space="preserve">designs that were used by </w:t>
      </w:r>
      <w:r w:rsidR="0004557B">
        <w:rPr>
          <w:bCs/>
        </w:rPr>
        <w:t xml:space="preserve">many of the </w:t>
      </w:r>
      <w:r w:rsidR="005530EE">
        <w:rPr>
          <w:bCs/>
        </w:rPr>
        <w:t>researchers.</w:t>
      </w:r>
      <w:r w:rsidR="00BB3450">
        <w:rPr>
          <w:bCs/>
        </w:rPr>
        <w:t xml:space="preserve"> Although some</w:t>
      </w:r>
      <w:r w:rsidR="002C6224">
        <w:rPr>
          <w:bCs/>
        </w:rPr>
        <w:t xml:space="preserve"> within-family studies did </w:t>
      </w:r>
      <w:r w:rsidR="00DC6913">
        <w:rPr>
          <w:bCs/>
        </w:rPr>
        <w:t xml:space="preserve">in fact </w:t>
      </w:r>
      <w:r w:rsidR="002C6224">
        <w:rPr>
          <w:bCs/>
        </w:rPr>
        <w:t>support Sulloway’s hypothesis (12, 15, 17, Dixon et al., 2008)</w:t>
      </w:r>
      <w:r w:rsidR="00BB3450">
        <w:rPr>
          <w:bCs/>
        </w:rPr>
        <w:t>,</w:t>
      </w:r>
      <w:r w:rsidR="00B35142">
        <w:rPr>
          <w:bCs/>
        </w:rPr>
        <w:t xml:space="preserve"> </w:t>
      </w:r>
      <w:r w:rsidR="00BB3450">
        <w:rPr>
          <w:bCs/>
        </w:rPr>
        <w:t xml:space="preserve">the study conducted by </w:t>
      </w:r>
      <w:r w:rsidR="0052261B">
        <w:rPr>
          <w:bCs/>
        </w:rPr>
        <w:t xml:space="preserve">Bleske-Rechek &amp; Kelley (2013) </w:t>
      </w:r>
      <w:r w:rsidR="001807AF">
        <w:rPr>
          <w:bCs/>
        </w:rPr>
        <w:t xml:space="preserve">utilized </w:t>
      </w:r>
      <w:r w:rsidR="00357901">
        <w:rPr>
          <w:bCs/>
        </w:rPr>
        <w:t xml:space="preserve">a within-family design </w:t>
      </w:r>
      <w:r w:rsidR="00DC6913">
        <w:rPr>
          <w:bCs/>
        </w:rPr>
        <w:t xml:space="preserve">along with </w:t>
      </w:r>
      <w:r w:rsidR="000943E7">
        <w:rPr>
          <w:bCs/>
        </w:rPr>
        <w:t xml:space="preserve">independent self-reports from </w:t>
      </w:r>
      <w:r w:rsidR="00002F1E">
        <w:rPr>
          <w:bCs/>
        </w:rPr>
        <w:t xml:space="preserve">69 pairs of </w:t>
      </w:r>
      <w:r w:rsidR="000943E7">
        <w:rPr>
          <w:bCs/>
        </w:rPr>
        <w:t xml:space="preserve">both firstborn and laterborn </w:t>
      </w:r>
      <w:r w:rsidR="003B13E4">
        <w:rPr>
          <w:bCs/>
        </w:rPr>
        <w:t>siblings</w:t>
      </w:r>
      <w:r w:rsidR="00002F1E">
        <w:rPr>
          <w:bCs/>
        </w:rPr>
        <w:t xml:space="preserve"> and found no difference in </w:t>
      </w:r>
      <w:r w:rsidR="001B3BCD">
        <w:rPr>
          <w:bCs/>
        </w:rPr>
        <w:t xml:space="preserve">personality. Parents’ reports of their children’s personality traits did not </w:t>
      </w:r>
      <w:r w:rsidR="00785B72">
        <w:rPr>
          <w:bCs/>
        </w:rPr>
        <w:t>differ either (Bleske-Rechek &amp; Kelley, 2013).</w:t>
      </w:r>
      <w:r w:rsidR="00200DDE">
        <w:rPr>
          <w:bCs/>
        </w:rPr>
        <w:t xml:space="preserve"> </w:t>
      </w:r>
      <w:r w:rsidR="00CD732B">
        <w:rPr>
          <w:bCs/>
        </w:rPr>
        <w:t xml:space="preserve">Rohrer et al. (2015) also did not find any lasting effect of birth order on personality </w:t>
      </w:r>
      <w:r w:rsidR="00894A78">
        <w:rPr>
          <w:bCs/>
        </w:rPr>
        <w:t>i</w:t>
      </w:r>
      <w:r w:rsidR="00262D11" w:rsidRPr="00F91062">
        <w:rPr>
          <w:bCs/>
        </w:rPr>
        <w:t xml:space="preserve">n </w:t>
      </w:r>
      <w:r w:rsidR="00894A78">
        <w:rPr>
          <w:bCs/>
        </w:rPr>
        <w:t>their study of 20,000 people that combined</w:t>
      </w:r>
      <w:r w:rsidR="00262D11" w:rsidRPr="00F91062">
        <w:rPr>
          <w:bCs/>
        </w:rPr>
        <w:t xml:space="preserve"> </w:t>
      </w:r>
      <w:r w:rsidR="00F91062" w:rsidRPr="00F91062">
        <w:rPr>
          <w:bCs/>
        </w:rPr>
        <w:t>between- and within-family desi</w:t>
      </w:r>
      <w:r w:rsidR="00F91062">
        <w:rPr>
          <w:bCs/>
        </w:rPr>
        <w:t>gns</w:t>
      </w:r>
      <w:r w:rsidR="00894A78">
        <w:rPr>
          <w:bCs/>
        </w:rPr>
        <w:t>.</w:t>
      </w:r>
    </w:p>
    <w:p w14:paraId="7B1A00D0" w14:textId="0B85DF8A" w:rsidR="00703C4B" w:rsidRDefault="001C10C3" w:rsidP="005535BB">
      <w:pPr>
        <w:pStyle w:val="APA"/>
        <w:ind w:firstLine="720"/>
        <w:rPr>
          <w:bCs/>
        </w:rPr>
      </w:pPr>
      <w:r>
        <w:rPr>
          <w:bCs/>
        </w:rPr>
        <w:t>R</w:t>
      </w:r>
      <w:r w:rsidR="001B0EAB">
        <w:rPr>
          <w:bCs/>
        </w:rPr>
        <w:t xml:space="preserve">esearch on how birth order </w:t>
      </w:r>
      <w:r w:rsidR="003D766B">
        <w:rPr>
          <w:bCs/>
        </w:rPr>
        <w:t xml:space="preserve">and </w:t>
      </w:r>
      <w:r w:rsidR="008D5BE2">
        <w:rPr>
          <w:bCs/>
        </w:rPr>
        <w:t>these</w:t>
      </w:r>
      <w:r w:rsidR="005905A2">
        <w:rPr>
          <w:bCs/>
        </w:rPr>
        <w:t xml:space="preserve"> family contexts shape mental well-being</w:t>
      </w:r>
      <w:r w:rsidR="00D654F0">
        <w:rPr>
          <w:bCs/>
        </w:rPr>
        <w:t>, however,</w:t>
      </w:r>
      <w:r>
        <w:rPr>
          <w:bCs/>
        </w:rPr>
        <w:t xml:space="preserve"> is limited. </w:t>
      </w:r>
      <w:r w:rsidR="00703C4B">
        <w:rPr>
          <w:bCs/>
        </w:rPr>
        <w:t>Dixon et al. (2008)</w:t>
      </w:r>
      <w:r w:rsidR="00E818E2">
        <w:rPr>
          <w:bCs/>
        </w:rPr>
        <w:t>: laterborns higher psychoticism.</w:t>
      </w:r>
    </w:p>
    <w:p w14:paraId="225E92CD" w14:textId="21329485" w:rsidR="005B1B9A" w:rsidRDefault="005B1B9A" w:rsidP="001B0EAB">
      <w:pPr>
        <w:pStyle w:val="APA"/>
        <w:rPr>
          <w:bCs/>
        </w:rPr>
      </w:pPr>
      <w:r>
        <w:rPr>
          <w:bCs/>
        </w:rPr>
        <w:tab/>
      </w:r>
    </w:p>
    <w:p w14:paraId="2F1B5EE9" w14:textId="6291D1E7" w:rsidR="00A06C3C" w:rsidRPr="00A06C3C" w:rsidRDefault="00A06C3C" w:rsidP="001B0EAB">
      <w:pPr>
        <w:pStyle w:val="APA"/>
        <w:rPr>
          <w:b/>
        </w:rPr>
      </w:pPr>
      <w:r w:rsidRPr="00A06C3C">
        <w:rPr>
          <w:b/>
        </w:rPr>
        <w:t>Immigration</w:t>
      </w:r>
      <w:r w:rsidR="00BE7D68">
        <w:rPr>
          <w:b/>
        </w:rPr>
        <w:t xml:space="preserve"> Background</w:t>
      </w:r>
    </w:p>
    <w:p w14:paraId="7BB87D2C" w14:textId="47B366AE" w:rsidR="00FA5BDA" w:rsidRDefault="0005652D" w:rsidP="00FA5BDA">
      <w:pPr>
        <w:pStyle w:val="APA"/>
        <w:ind w:firstLine="720"/>
        <w:rPr>
          <w:bCs/>
        </w:rPr>
      </w:pPr>
      <w:r>
        <w:rPr>
          <w:bCs/>
        </w:rPr>
        <w:t xml:space="preserve">Having an immigrant background </w:t>
      </w:r>
      <w:r w:rsidR="00DC766A">
        <w:rPr>
          <w:bCs/>
        </w:rPr>
        <w:t xml:space="preserve">can also </w:t>
      </w:r>
      <w:r w:rsidR="002A4C01">
        <w:rPr>
          <w:bCs/>
        </w:rPr>
        <w:t>affect mental health</w:t>
      </w:r>
      <w:r w:rsidR="00412863">
        <w:rPr>
          <w:bCs/>
        </w:rPr>
        <w:t>. With the ever-increasing rate of globalization,</w:t>
      </w:r>
      <w:r w:rsidR="00E45A1E">
        <w:rPr>
          <w:bCs/>
        </w:rPr>
        <w:t xml:space="preserve"> t</w:t>
      </w:r>
      <w:r w:rsidR="00C404D7">
        <w:rPr>
          <w:bCs/>
        </w:rPr>
        <w:t>he American Immigration Council (202</w:t>
      </w:r>
      <w:r w:rsidR="009436E5">
        <w:rPr>
          <w:bCs/>
        </w:rPr>
        <w:t xml:space="preserve">1) finds that </w:t>
      </w:r>
      <w:r w:rsidR="00C404D7">
        <w:rPr>
          <w:bCs/>
        </w:rPr>
        <w:t>13.6%</w:t>
      </w:r>
      <w:r w:rsidR="009436E5">
        <w:rPr>
          <w:bCs/>
        </w:rPr>
        <w:t xml:space="preserve"> of U.S. residents are </w:t>
      </w:r>
      <w:r w:rsidR="00844DDD">
        <w:rPr>
          <w:bCs/>
        </w:rPr>
        <w:t>foreign-born</w:t>
      </w:r>
      <w:r w:rsidR="00956F25">
        <w:rPr>
          <w:bCs/>
        </w:rPr>
        <w:t>.</w:t>
      </w:r>
      <w:r w:rsidR="00844DDD">
        <w:rPr>
          <w:bCs/>
        </w:rPr>
        <w:t xml:space="preserve"> </w:t>
      </w:r>
      <w:r w:rsidR="00956F25">
        <w:rPr>
          <w:bCs/>
        </w:rPr>
        <w:t xml:space="preserve">The </w:t>
      </w:r>
      <w:r w:rsidR="0095118A">
        <w:rPr>
          <w:bCs/>
        </w:rPr>
        <w:t xml:space="preserve">United Nations </w:t>
      </w:r>
      <w:r w:rsidR="007B749F">
        <w:rPr>
          <w:bCs/>
        </w:rPr>
        <w:t xml:space="preserve">estimates that 5.3% of </w:t>
      </w:r>
      <w:r w:rsidR="007C585E">
        <w:rPr>
          <w:bCs/>
        </w:rPr>
        <w:t>people</w:t>
      </w:r>
      <w:r w:rsidR="007B749F">
        <w:rPr>
          <w:bCs/>
        </w:rPr>
        <w:t xml:space="preserve"> in the European Union are non-EU citizens</w:t>
      </w:r>
      <w:r w:rsidR="00EB64A7">
        <w:rPr>
          <w:bCs/>
        </w:rPr>
        <w:t xml:space="preserve">, while </w:t>
      </w:r>
      <w:r w:rsidR="0051413E">
        <w:rPr>
          <w:bCs/>
        </w:rPr>
        <w:t>the Organisation</w:t>
      </w:r>
      <w:r w:rsidR="0060024D">
        <w:rPr>
          <w:bCs/>
        </w:rPr>
        <w:t xml:space="preserve"> for Economic Cooperation and Development</w:t>
      </w:r>
      <w:r w:rsidR="003B3C41">
        <w:rPr>
          <w:bCs/>
        </w:rPr>
        <w:t xml:space="preserve"> (</w:t>
      </w:r>
      <w:r w:rsidR="00E53128">
        <w:rPr>
          <w:bCs/>
        </w:rPr>
        <w:t>2018)</w:t>
      </w:r>
      <w:r w:rsidR="00053ECA">
        <w:rPr>
          <w:bCs/>
        </w:rPr>
        <w:t xml:space="preserve">, </w:t>
      </w:r>
      <w:r w:rsidR="00E5109B">
        <w:rPr>
          <w:bCs/>
        </w:rPr>
        <w:t>encompass</w:t>
      </w:r>
      <w:r w:rsidR="00586972">
        <w:rPr>
          <w:bCs/>
        </w:rPr>
        <w:t>ing</w:t>
      </w:r>
      <w:r w:rsidR="00E5109B">
        <w:rPr>
          <w:bCs/>
        </w:rPr>
        <w:t xml:space="preserve"> most developed countries, </w:t>
      </w:r>
      <w:r w:rsidR="0070731F">
        <w:rPr>
          <w:bCs/>
        </w:rPr>
        <w:t>finds</w:t>
      </w:r>
      <w:r w:rsidR="003B3C41">
        <w:rPr>
          <w:bCs/>
        </w:rPr>
        <w:t xml:space="preserve"> that 27% of people aged 15-34 have a migrant background.</w:t>
      </w:r>
      <w:r w:rsidR="006E43B9">
        <w:rPr>
          <w:bCs/>
        </w:rPr>
        <w:t xml:space="preserve"> </w:t>
      </w:r>
      <w:r w:rsidR="00D66926">
        <w:rPr>
          <w:bCs/>
        </w:rPr>
        <w:t>Moving to a new country is often accompanied by several hardships</w:t>
      </w:r>
      <w:r w:rsidR="003F0A3A">
        <w:rPr>
          <w:bCs/>
        </w:rPr>
        <w:t>, including</w:t>
      </w:r>
      <w:r w:rsidR="00C16C1F">
        <w:rPr>
          <w:bCs/>
        </w:rPr>
        <w:t xml:space="preserve"> bureaucratic </w:t>
      </w:r>
      <w:r w:rsidR="003F0A3A">
        <w:rPr>
          <w:bCs/>
        </w:rPr>
        <w:t>whirlwinds,</w:t>
      </w:r>
      <w:r w:rsidR="00D66926">
        <w:rPr>
          <w:bCs/>
        </w:rPr>
        <w:t xml:space="preserve"> language barriers</w:t>
      </w:r>
      <w:r w:rsidR="003F0A3A">
        <w:rPr>
          <w:bCs/>
        </w:rPr>
        <w:t xml:space="preserve">, </w:t>
      </w:r>
      <w:r w:rsidR="00D66926">
        <w:rPr>
          <w:bCs/>
        </w:rPr>
        <w:t>cultural differences</w:t>
      </w:r>
      <w:r w:rsidR="003F0A3A">
        <w:rPr>
          <w:bCs/>
        </w:rPr>
        <w:t xml:space="preserve">, raising </w:t>
      </w:r>
      <w:r w:rsidR="0011749A">
        <w:rPr>
          <w:bCs/>
        </w:rPr>
        <w:t>families, and economic difficulty</w:t>
      </w:r>
      <w:r w:rsidR="006E756C">
        <w:rPr>
          <w:bCs/>
        </w:rPr>
        <w:t xml:space="preserve">, all of which </w:t>
      </w:r>
      <w:r w:rsidR="004F19D4">
        <w:rPr>
          <w:bCs/>
        </w:rPr>
        <w:t xml:space="preserve">can compound to </w:t>
      </w:r>
      <w:r w:rsidR="007475E4">
        <w:rPr>
          <w:bCs/>
        </w:rPr>
        <w:t xml:space="preserve">detrimental effects on </w:t>
      </w:r>
      <w:r w:rsidR="00432397">
        <w:rPr>
          <w:bCs/>
        </w:rPr>
        <w:t xml:space="preserve">an immigrant family’s </w:t>
      </w:r>
      <w:r w:rsidR="007475E4">
        <w:rPr>
          <w:bCs/>
        </w:rPr>
        <w:t>mental well-being.</w:t>
      </w:r>
    </w:p>
    <w:p w14:paraId="7D5D9CB0" w14:textId="6EEF74DE" w:rsidR="00A06C3C" w:rsidRDefault="00A06C3C" w:rsidP="00A06C3C">
      <w:pPr>
        <w:pStyle w:val="APA"/>
        <w:rPr>
          <w:b/>
        </w:rPr>
      </w:pPr>
      <w:r w:rsidRPr="00A06C3C">
        <w:rPr>
          <w:b/>
        </w:rPr>
        <w:t>Gender</w:t>
      </w:r>
      <w:r w:rsidR="00571D45">
        <w:rPr>
          <w:b/>
        </w:rPr>
        <w:t xml:space="preserve"> (not many articles)</w:t>
      </w:r>
    </w:p>
    <w:p w14:paraId="7741D42B" w14:textId="123CAB80" w:rsidR="003963A5" w:rsidRPr="003963A5" w:rsidRDefault="003963A5" w:rsidP="00A06C3C">
      <w:pPr>
        <w:pStyle w:val="APA"/>
        <w:rPr>
          <w:bCs/>
        </w:rPr>
      </w:pPr>
      <w:r>
        <w:rPr>
          <w:b/>
        </w:rPr>
        <w:tab/>
      </w:r>
      <w:r w:rsidR="00A729C0">
        <w:rPr>
          <w:bCs/>
        </w:rPr>
        <w:t>Dixon et al. (200</w:t>
      </w:r>
      <w:r w:rsidR="00B75A78">
        <w:rPr>
          <w:bCs/>
        </w:rPr>
        <w:t>8</w:t>
      </w:r>
      <w:r w:rsidR="00A729C0">
        <w:rPr>
          <w:bCs/>
        </w:rPr>
        <w:t>)</w:t>
      </w:r>
    </w:p>
    <w:p w14:paraId="18A885B5" w14:textId="34FD5708" w:rsidR="00736DA9" w:rsidRDefault="00184EBE" w:rsidP="007B5FFD">
      <w:pPr>
        <w:pStyle w:val="APA"/>
        <w:rPr>
          <w:bCs/>
        </w:rPr>
      </w:pPr>
      <w:r>
        <w:rPr>
          <w:bCs/>
        </w:rPr>
        <w:tab/>
      </w:r>
      <w:r w:rsidR="00111323">
        <w:rPr>
          <w:bCs/>
        </w:rPr>
        <w:t>Lastly, another</w:t>
      </w:r>
      <w:r w:rsidR="00DB4CDE">
        <w:rPr>
          <w:bCs/>
        </w:rPr>
        <w:t xml:space="preserve"> </w:t>
      </w:r>
      <w:r w:rsidR="008B6A34">
        <w:rPr>
          <w:bCs/>
        </w:rPr>
        <w:t>promising?</w:t>
      </w:r>
      <w:r w:rsidR="00111323">
        <w:rPr>
          <w:bCs/>
        </w:rPr>
        <w:t xml:space="preserve"> factor is g</w:t>
      </w:r>
      <w:r>
        <w:rPr>
          <w:bCs/>
        </w:rPr>
        <w:t>ender</w:t>
      </w:r>
      <w:r w:rsidR="004A628F">
        <w:rPr>
          <w:bCs/>
        </w:rPr>
        <w:t xml:space="preserve"> as w</w:t>
      </w:r>
      <w:r w:rsidR="0038139A">
        <w:rPr>
          <w:bCs/>
        </w:rPr>
        <w:t xml:space="preserve">omen tend to report </w:t>
      </w:r>
      <w:r w:rsidR="001B0ECE">
        <w:rPr>
          <w:bCs/>
        </w:rPr>
        <w:t xml:space="preserve">about twice as much </w:t>
      </w:r>
      <w:r w:rsidR="00904C16">
        <w:rPr>
          <w:bCs/>
        </w:rPr>
        <w:t xml:space="preserve">depressive and anxious </w:t>
      </w:r>
      <w:r w:rsidR="0038139A">
        <w:rPr>
          <w:bCs/>
        </w:rPr>
        <w:t>symptomology</w:t>
      </w:r>
      <w:r w:rsidR="001B0ECE">
        <w:rPr>
          <w:bCs/>
        </w:rPr>
        <w:t xml:space="preserve"> compared to men (Johns Hopkins Medicine, </w:t>
      </w:r>
      <w:r w:rsidR="00C0177A">
        <w:rPr>
          <w:bCs/>
        </w:rPr>
        <w:t>2024)</w:t>
      </w:r>
      <w:r w:rsidR="00BF2929">
        <w:rPr>
          <w:bCs/>
        </w:rPr>
        <w:t>.</w:t>
      </w:r>
      <w:r w:rsidR="00B945B7">
        <w:rPr>
          <w:bCs/>
        </w:rPr>
        <w:t xml:space="preserve"> And w</w:t>
      </w:r>
      <w:r w:rsidR="00355617">
        <w:rPr>
          <w:bCs/>
        </w:rPr>
        <w:t xml:space="preserve">hile not a clinical </w:t>
      </w:r>
      <w:r w:rsidR="00CF1A03">
        <w:rPr>
          <w:bCs/>
        </w:rPr>
        <w:t>term</w:t>
      </w:r>
      <w:r w:rsidR="00355617">
        <w:rPr>
          <w:bCs/>
        </w:rPr>
        <w:t>, the phenomenon</w:t>
      </w:r>
      <w:r w:rsidR="00CF1A03">
        <w:rPr>
          <w:bCs/>
        </w:rPr>
        <w:t xml:space="preserve"> “eldest [immigrant] daughter syndrome” has been coined to </w:t>
      </w:r>
      <w:r w:rsidR="00355617">
        <w:rPr>
          <w:bCs/>
        </w:rPr>
        <w:t>describe</w:t>
      </w:r>
      <w:r w:rsidR="00354AF0">
        <w:rPr>
          <w:bCs/>
        </w:rPr>
        <w:t xml:space="preserve"> </w:t>
      </w:r>
      <w:r w:rsidR="000B3CDF">
        <w:rPr>
          <w:bCs/>
        </w:rPr>
        <w:t xml:space="preserve">the unique </w:t>
      </w:r>
      <w:r w:rsidR="00736DA9">
        <w:rPr>
          <w:bCs/>
        </w:rPr>
        <w:t xml:space="preserve">challenges </w:t>
      </w:r>
      <w:r w:rsidR="000B3CDF">
        <w:rPr>
          <w:bCs/>
        </w:rPr>
        <w:t xml:space="preserve">that </w:t>
      </w:r>
      <w:r w:rsidR="00736DA9">
        <w:rPr>
          <w:bCs/>
        </w:rPr>
        <w:t>many young girls face due to their family context</w:t>
      </w:r>
      <w:r w:rsidR="00002197">
        <w:rPr>
          <w:bCs/>
        </w:rPr>
        <w:t xml:space="preserve">, which may include </w:t>
      </w:r>
      <w:r w:rsidR="008F1948">
        <w:rPr>
          <w:bCs/>
        </w:rPr>
        <w:t xml:space="preserve">increased responsibility for emotional caretaking, domestic labor, and </w:t>
      </w:r>
      <w:r w:rsidR="00C64E7F">
        <w:rPr>
          <w:bCs/>
        </w:rPr>
        <w:t>family pressure</w:t>
      </w:r>
      <w:r w:rsidR="00365B43">
        <w:rPr>
          <w:bCs/>
        </w:rPr>
        <w:t xml:space="preserve"> (Tri</w:t>
      </w:r>
      <w:r w:rsidR="00C24B8E">
        <w:rPr>
          <w:bCs/>
        </w:rPr>
        <w:t>caso, 2023)</w:t>
      </w:r>
      <w:r w:rsidR="00C64E7F">
        <w:rPr>
          <w:bCs/>
        </w:rPr>
        <w:t>.</w:t>
      </w:r>
    </w:p>
    <w:p w14:paraId="602AC0D0" w14:textId="77777777" w:rsidR="004B03E1" w:rsidRDefault="004B03E1" w:rsidP="007B5FFD">
      <w:pPr>
        <w:pStyle w:val="APA"/>
        <w:rPr>
          <w:bCs/>
        </w:rPr>
      </w:pPr>
    </w:p>
    <w:p w14:paraId="544DEEE6" w14:textId="4CD2D16F" w:rsidR="00C64E7F" w:rsidRDefault="00C64E7F" w:rsidP="007B5FFD">
      <w:pPr>
        <w:pStyle w:val="APA"/>
        <w:rPr>
          <w:bCs/>
        </w:rPr>
      </w:pPr>
      <w:r>
        <w:rPr>
          <w:bCs/>
        </w:rPr>
        <w:tab/>
      </w:r>
    </w:p>
    <w:p w14:paraId="695D3F10" w14:textId="05727873" w:rsidR="002D6313" w:rsidRDefault="00B67B9B" w:rsidP="007B5FFD">
      <w:pPr>
        <w:pStyle w:val="APA"/>
        <w:rPr>
          <w:bCs/>
        </w:rPr>
      </w:pPr>
      <w:r>
        <w:rPr>
          <w:bCs/>
        </w:rPr>
        <w:tab/>
      </w:r>
      <w:r w:rsidR="00C41FE6">
        <w:rPr>
          <w:bCs/>
        </w:rPr>
        <w:t xml:space="preserve">Mental health is </w:t>
      </w:r>
      <w:r w:rsidR="002D6313">
        <w:rPr>
          <w:bCs/>
        </w:rPr>
        <w:t xml:space="preserve"> </w:t>
      </w:r>
    </w:p>
    <w:p w14:paraId="08F4189D" w14:textId="24A5027D" w:rsidR="00C404D7" w:rsidRDefault="00B67B9B" w:rsidP="007B5FFD">
      <w:pPr>
        <w:pStyle w:val="APA"/>
        <w:rPr>
          <w:ins w:id="2" w:author="Microsoft Word" w:date="2024-02-26T09:28:00Z"/>
          <w:bCs/>
        </w:rPr>
      </w:pPr>
      <w:ins w:id="3" w:author="Microsoft Word" w:date="2024-02-26T09:28:00Z">
        <w:r>
          <w:rPr>
            <w:bCs/>
          </w:rPr>
          <w:t xml:space="preserve">Immigrants, </w:t>
        </w:r>
        <w:r w:rsidR="009665A4">
          <w:rPr>
            <w:bCs/>
          </w:rPr>
          <w:t xml:space="preserve">while being an umbrella </w:t>
        </w:r>
        <w:r w:rsidR="00BF559E">
          <w:rPr>
            <w:bCs/>
          </w:rPr>
          <w:t>group</w:t>
        </w:r>
        <w:r>
          <w:rPr>
            <w:bCs/>
          </w:rPr>
          <w:t xml:space="preserve">, make up a significant portion of </w:t>
        </w:r>
        <w:r w:rsidR="006B7EC8">
          <w:rPr>
            <w:bCs/>
          </w:rPr>
          <w:t>developed nations.</w:t>
        </w:r>
        <w:r w:rsidR="00C404D7">
          <w:rPr>
            <w:bCs/>
          </w:rPr>
          <w:t xml:space="preserve"> The American Immigration Council (202</w:t>
        </w:r>
        <w:r w:rsidR="009436E5">
          <w:rPr>
            <w:bCs/>
          </w:rPr>
          <w:t xml:space="preserve">1) finds that </w:t>
        </w:r>
        <w:r w:rsidR="00C404D7">
          <w:rPr>
            <w:bCs/>
          </w:rPr>
          <w:t>13.6%</w:t>
        </w:r>
        <w:r w:rsidR="009436E5">
          <w:rPr>
            <w:bCs/>
          </w:rPr>
          <w:t xml:space="preserve"> of U.S. residents are </w:t>
        </w:r>
        <w:r w:rsidR="00844DDD">
          <w:rPr>
            <w:bCs/>
          </w:rPr>
          <w:t>are foreign-born</w:t>
        </w:r>
        <w:r w:rsidR="00956F25">
          <w:rPr>
            <w:bCs/>
          </w:rPr>
          <w:t>.</w:t>
        </w:r>
        <w:r w:rsidR="00844DDD">
          <w:rPr>
            <w:bCs/>
          </w:rPr>
          <w:t xml:space="preserve"> </w:t>
        </w:r>
        <w:r w:rsidR="00956F25">
          <w:rPr>
            <w:bCs/>
          </w:rPr>
          <w:t xml:space="preserve">The </w:t>
        </w:r>
        <w:r w:rsidR="0095118A">
          <w:rPr>
            <w:bCs/>
          </w:rPr>
          <w:t xml:space="preserve">United Nations </w:t>
        </w:r>
        <w:r w:rsidR="007B749F">
          <w:rPr>
            <w:bCs/>
          </w:rPr>
          <w:t xml:space="preserve">estimates that 5.3% of </w:t>
        </w:r>
        <w:r w:rsidR="007C585E">
          <w:rPr>
            <w:bCs/>
          </w:rPr>
          <w:t>people</w:t>
        </w:r>
        <w:r w:rsidR="007B749F">
          <w:rPr>
            <w:bCs/>
          </w:rPr>
          <w:t xml:space="preserve"> in the European Union are non-EU citizens</w:t>
        </w:r>
        <w:r w:rsidR="00EB64A7">
          <w:rPr>
            <w:bCs/>
          </w:rPr>
          <w:t xml:space="preserve">, while </w:t>
        </w:r>
        <w:r w:rsidR="0051413E">
          <w:rPr>
            <w:bCs/>
          </w:rPr>
          <w:t>the Organisation</w:t>
        </w:r>
        <w:r w:rsidR="0060024D">
          <w:rPr>
            <w:bCs/>
          </w:rPr>
          <w:t xml:space="preserve"> for Economic Cooperation and Development</w:t>
        </w:r>
        <w:r w:rsidR="003B3C41">
          <w:rPr>
            <w:bCs/>
          </w:rPr>
          <w:t xml:space="preserve"> (</w:t>
        </w:r>
        <w:r w:rsidR="00E53128">
          <w:rPr>
            <w:bCs/>
          </w:rPr>
          <w:t>2018)</w:t>
        </w:r>
        <w:r w:rsidR="00053ECA">
          <w:rPr>
            <w:bCs/>
          </w:rPr>
          <w:t xml:space="preserve">, </w:t>
        </w:r>
        <w:r w:rsidR="00E5109B">
          <w:rPr>
            <w:bCs/>
          </w:rPr>
          <w:t>encompass</w:t>
        </w:r>
        <w:r w:rsidR="00586972">
          <w:rPr>
            <w:bCs/>
          </w:rPr>
          <w:t>ing</w:t>
        </w:r>
        <w:r w:rsidR="00E5109B">
          <w:rPr>
            <w:bCs/>
          </w:rPr>
          <w:t xml:space="preserve"> most developed countries, </w:t>
        </w:r>
        <w:r w:rsidR="003B3C41">
          <w:rPr>
            <w:bCs/>
          </w:rPr>
          <w:t>states that 27% of people aged 15-34 have a migrant background.</w:t>
        </w:r>
        <w:r w:rsidR="006E43B9">
          <w:rPr>
            <w:bCs/>
          </w:rPr>
          <w:t xml:space="preserve"> </w:t>
        </w:r>
        <w:r w:rsidR="00D66926">
          <w:rPr>
            <w:bCs/>
          </w:rPr>
          <w:t>Moving to a new country is often accompanied by several hardships</w:t>
        </w:r>
        <w:r w:rsidR="003F0A3A">
          <w:rPr>
            <w:bCs/>
          </w:rPr>
          <w:t>, including</w:t>
        </w:r>
        <w:r w:rsidR="00C16C1F">
          <w:rPr>
            <w:bCs/>
          </w:rPr>
          <w:t xml:space="preserve"> bureaucratic </w:t>
        </w:r>
        <w:r w:rsidR="003F0A3A">
          <w:rPr>
            <w:bCs/>
          </w:rPr>
          <w:t>whirlwinds,</w:t>
        </w:r>
        <w:r w:rsidR="00D66926">
          <w:rPr>
            <w:bCs/>
          </w:rPr>
          <w:t xml:space="preserve"> language barriers</w:t>
        </w:r>
        <w:r w:rsidR="003F0A3A">
          <w:rPr>
            <w:bCs/>
          </w:rPr>
          <w:t xml:space="preserve">, </w:t>
        </w:r>
        <w:r w:rsidR="00D66926">
          <w:rPr>
            <w:bCs/>
          </w:rPr>
          <w:t>cultural differences</w:t>
        </w:r>
        <w:r w:rsidR="003F0A3A">
          <w:rPr>
            <w:bCs/>
          </w:rPr>
          <w:t xml:space="preserve">, raising </w:t>
        </w:r>
        <w:r w:rsidR="0011749A">
          <w:rPr>
            <w:bCs/>
          </w:rPr>
          <w:t>families, and economic difficulty</w:t>
        </w:r>
        <w:r w:rsidR="006E756C">
          <w:rPr>
            <w:bCs/>
          </w:rPr>
          <w:t xml:space="preserve">, all of which </w:t>
        </w:r>
        <w:r w:rsidR="004F19D4">
          <w:rPr>
            <w:bCs/>
          </w:rPr>
          <w:t xml:space="preserve">can compound to </w:t>
        </w:r>
        <w:r w:rsidR="007475E4">
          <w:rPr>
            <w:bCs/>
          </w:rPr>
          <w:t>detrimental effects on mental well-being.</w:t>
        </w:r>
      </w:ins>
    </w:p>
    <w:p w14:paraId="07F44661" w14:textId="7C9F5E5D" w:rsidR="00B67B9B" w:rsidRDefault="005A6D5B" w:rsidP="007B5FFD">
      <w:pPr>
        <w:pStyle w:val="APA"/>
        <w:rPr>
          <w:bCs/>
        </w:rPr>
      </w:pPr>
      <w:r>
        <w:rPr>
          <w:bCs/>
        </w:rPr>
        <w:t xml:space="preserve"> </w:t>
      </w:r>
    </w:p>
    <w:p w14:paraId="1C54454D" w14:textId="4E82B8B1" w:rsidR="00D82C83" w:rsidRPr="007B5FFD" w:rsidRDefault="00B5274A" w:rsidP="007B5FFD">
      <w:pPr>
        <w:pStyle w:val="APA"/>
        <w:rPr>
          <w:bCs/>
        </w:rPr>
      </w:pPr>
      <w:r>
        <w:rPr>
          <w:bCs/>
        </w:rPr>
        <w:t xml:space="preserve">In popular culture, </w:t>
      </w:r>
      <w:r w:rsidR="00E23C88">
        <w:rPr>
          <w:bCs/>
        </w:rPr>
        <w:t xml:space="preserve">the order in which you were born in relation to your siblings seems to be an indicator of </w:t>
      </w:r>
      <w:r w:rsidR="00300152">
        <w:rPr>
          <w:bCs/>
        </w:rPr>
        <w:t>the adult you will become.</w:t>
      </w:r>
    </w:p>
    <w:p w14:paraId="0D040996" w14:textId="1B130F98" w:rsidR="000053C2" w:rsidRDefault="000053C2" w:rsidP="007B5FFD">
      <w:pPr>
        <w:pStyle w:val="APA"/>
        <w:rPr>
          <w:bCs/>
        </w:rPr>
      </w:pPr>
      <w:r>
        <w:rPr>
          <w:bCs/>
        </w:rPr>
        <w:lastRenderedPageBreak/>
        <w:t>Birth order &amp; personality: 7</w:t>
      </w:r>
    </w:p>
    <w:p w14:paraId="42895C4F" w14:textId="29DD324C" w:rsidR="000053C2" w:rsidRDefault="000053C2" w:rsidP="007B5FFD">
      <w:pPr>
        <w:pStyle w:val="APA"/>
        <w:rPr>
          <w:bCs/>
        </w:rPr>
      </w:pPr>
      <w:r>
        <w:rPr>
          <w:bCs/>
        </w:rPr>
        <w:t>Birth order &amp; mental well-being: 4</w:t>
      </w:r>
    </w:p>
    <w:p w14:paraId="01D64EE6" w14:textId="1328FC70" w:rsidR="000053C2" w:rsidRDefault="000053C2" w:rsidP="007B5FFD">
      <w:pPr>
        <w:pStyle w:val="APA"/>
        <w:rPr>
          <w:bCs/>
        </w:rPr>
      </w:pPr>
      <w:r>
        <w:rPr>
          <w:bCs/>
        </w:rPr>
        <w:t>Personality and mental health: 1</w:t>
      </w:r>
    </w:p>
    <w:p w14:paraId="27429B3B" w14:textId="5FAE8AC7" w:rsidR="000053C2" w:rsidRDefault="00D542AC" w:rsidP="007B5FFD">
      <w:pPr>
        <w:pStyle w:val="APA"/>
        <w:rPr>
          <w:bCs/>
        </w:rPr>
      </w:pPr>
      <w:r>
        <w:rPr>
          <w:bCs/>
        </w:rPr>
        <w:t>Intersectionality</w:t>
      </w:r>
      <w:r w:rsidR="009D2C32" w:rsidRPr="009D2C32">
        <w:rPr>
          <w:bCs/>
        </w:rPr>
        <w:t>?</w:t>
      </w:r>
      <w:r w:rsidR="009D2C32">
        <w:rPr>
          <w:bCs/>
        </w:rPr>
        <w:t xml:space="preserve"> 6</w:t>
      </w:r>
    </w:p>
    <w:p w14:paraId="4E03FD4D" w14:textId="3B8BCD68" w:rsidR="009D2C32" w:rsidRDefault="009D2C32" w:rsidP="007B5FFD">
      <w:pPr>
        <w:pStyle w:val="APA"/>
        <w:rPr>
          <w:bCs/>
        </w:rPr>
      </w:pPr>
      <w:r>
        <w:rPr>
          <w:bCs/>
        </w:rPr>
        <w:t>Age effect on mental well-being: 2</w:t>
      </w:r>
    </w:p>
    <w:p w14:paraId="5A88CD56" w14:textId="77777777" w:rsidR="00432397" w:rsidRDefault="00432397" w:rsidP="007B5FFD">
      <w:pPr>
        <w:pStyle w:val="APA"/>
        <w:rPr>
          <w:bCs/>
        </w:rPr>
      </w:pPr>
    </w:p>
    <w:p w14:paraId="20E578A8" w14:textId="77777777" w:rsidR="00432397" w:rsidRDefault="00432397" w:rsidP="00432397">
      <w:pPr>
        <w:pStyle w:val="APA"/>
        <w:ind w:firstLine="720"/>
        <w:rPr>
          <w:bCs/>
        </w:rPr>
      </w:pPr>
      <w:r>
        <w:rPr>
          <w:bCs/>
        </w:rPr>
        <w:t>Immigrants, while being an umbrella group, make up a significant portion of developed nations.</w:t>
      </w:r>
    </w:p>
    <w:p w14:paraId="507B2FCC" w14:textId="77777777" w:rsidR="00432397" w:rsidRPr="007B5FFD" w:rsidRDefault="00432397" w:rsidP="007B5FFD">
      <w:pPr>
        <w:pStyle w:val="APA"/>
        <w:rPr>
          <w:bCs/>
        </w:rPr>
      </w:pPr>
    </w:p>
    <w:p w14:paraId="2E50F535" w14:textId="77777777" w:rsidR="006B4B96" w:rsidRPr="006B4B96" w:rsidRDefault="006B4B96" w:rsidP="006B4B96">
      <w:pPr>
        <w:pStyle w:val="APA"/>
        <w:rPr>
          <w:bCs/>
        </w:rPr>
      </w:pPr>
    </w:p>
    <w:p w14:paraId="12CE2F20" w14:textId="48C310DD" w:rsidR="006B4B96" w:rsidRPr="00516428" w:rsidRDefault="00516428" w:rsidP="00516428">
      <w:pPr>
        <w:pStyle w:val="APA"/>
        <w:rPr>
          <w:bCs/>
        </w:rPr>
      </w:pPr>
      <w:r>
        <w:rPr>
          <w:bCs/>
        </w:rPr>
        <w:t xml:space="preserve">Immigration </w:t>
      </w:r>
      <w:r w:rsidR="002C0263">
        <w:rPr>
          <w:bCs/>
        </w:rPr>
        <w:t>happens for a variety of reasons. Some are for prosperity, escaping war/violence</w:t>
      </w:r>
      <w:r w:rsidR="004C0B79">
        <w:rPr>
          <w:bCs/>
        </w:rPr>
        <w:t>, increasing globalization</w:t>
      </w:r>
      <w:r w:rsidR="00592EB8">
        <w:rPr>
          <w:bCs/>
        </w:rPr>
        <w:t xml:space="preserve">. </w:t>
      </w:r>
      <w:r w:rsidR="00235CB1">
        <w:rPr>
          <w:bCs/>
        </w:rPr>
        <w:t xml:space="preserve">Immigration will only increase with globalization and needing workers in developed nations. </w:t>
      </w:r>
      <w:r w:rsidR="00592EB8">
        <w:rPr>
          <w:bCs/>
        </w:rPr>
        <w:t>While immigration is due to a variety of factors, it is commonly for a better life.</w:t>
      </w:r>
      <w:r w:rsidR="00035B8F">
        <w:rPr>
          <w:bCs/>
        </w:rPr>
        <w:t xml:space="preserve"> The challenges of </w:t>
      </w:r>
      <w:r w:rsidR="00B259D8">
        <w:rPr>
          <w:bCs/>
        </w:rPr>
        <w:t>moving to a new country often exhibit mental health</w:t>
      </w:r>
      <w:r w:rsidR="00225346">
        <w:rPr>
          <w:bCs/>
        </w:rPr>
        <w:t xml:space="preserve"> problems.</w:t>
      </w:r>
      <w:r w:rsidR="00F8476F">
        <w:rPr>
          <w:bCs/>
        </w:rPr>
        <w:t xml:space="preserve"> Mental health is important because zyz. </w:t>
      </w:r>
      <w:r w:rsidR="0035230C">
        <w:rPr>
          <w:bCs/>
        </w:rPr>
        <w:t xml:space="preserve">In </w:t>
      </w:r>
      <w:r w:rsidR="001B0814">
        <w:rPr>
          <w:bCs/>
        </w:rPr>
        <w:t xml:space="preserve">many families, first-borns may be more subjected to higher expectations, pressure etc, </w:t>
      </w:r>
      <w:r w:rsidR="0021406B">
        <w:rPr>
          <w:bCs/>
        </w:rPr>
        <w:t>affecting their mental wellbeing.</w:t>
      </w:r>
      <w:r w:rsidR="0002086F">
        <w:rPr>
          <w:bCs/>
        </w:rPr>
        <w:t xml:space="preserve"> Different genders also display different mental well-being, as women report higher symptom</w:t>
      </w:r>
      <w:r w:rsidR="00E378F8">
        <w:rPr>
          <w:bCs/>
        </w:rPr>
        <w:t xml:space="preserve">ology. </w:t>
      </w:r>
      <w:r w:rsidR="005036D1">
        <w:rPr>
          <w:bCs/>
        </w:rPr>
        <w:t xml:space="preserve">With immigration and globalization </w:t>
      </w:r>
      <w:r w:rsidR="000D29F7">
        <w:rPr>
          <w:bCs/>
        </w:rPr>
        <w:t>trending</w:t>
      </w:r>
      <w:r w:rsidR="00C10767">
        <w:rPr>
          <w:bCs/>
        </w:rPr>
        <w:t xml:space="preserve"> and the increased emphasis on mental health,</w:t>
      </w:r>
      <w:r w:rsidR="000D29F7">
        <w:rPr>
          <w:bCs/>
        </w:rPr>
        <w:t xml:space="preserve"> there is a need to examine its effect on mental well-being, particularly </w:t>
      </w:r>
      <w:r w:rsidR="00E378F8">
        <w:rPr>
          <w:bCs/>
        </w:rPr>
        <w:t>Currently, there are</w:t>
      </w:r>
      <w:r w:rsidR="00BF0079">
        <w:rPr>
          <w:bCs/>
        </w:rPr>
        <w:t xml:space="preserve"> few studies on </w:t>
      </w:r>
      <w:r w:rsidR="00CF0E31">
        <w:rPr>
          <w:bCs/>
        </w:rPr>
        <w:t xml:space="preserve">the effects of immigration, and this study </w:t>
      </w:r>
      <w:r w:rsidR="00377438">
        <w:rPr>
          <w:bCs/>
        </w:rPr>
        <w:t xml:space="preserve">dissect the interplay between </w:t>
      </w:r>
      <w:r w:rsidR="00C10767">
        <w:rPr>
          <w:bCs/>
        </w:rPr>
        <w:t>immigration, birth order, gender, and mental well-being.</w:t>
      </w:r>
      <w:r w:rsidR="004075D0">
        <w:rPr>
          <w:bCs/>
        </w:rPr>
        <w:t xml:space="preserve"> There are no studies on </w:t>
      </w:r>
      <w:r w:rsidR="008F2B63">
        <w:rPr>
          <w:bCs/>
        </w:rPr>
        <w:t xml:space="preserve">whether there is an effect </w:t>
      </w:r>
      <w:r w:rsidR="00856680">
        <w:rPr>
          <w:bCs/>
        </w:rPr>
        <w:t>of birth order on mental well-being in immigrants.</w:t>
      </w:r>
    </w:p>
    <w:p w14:paraId="263EF68C" w14:textId="739F9624" w:rsidR="00110BAE" w:rsidRDefault="00110BAE" w:rsidP="00781C64">
      <w:pPr>
        <w:pStyle w:val="APA"/>
        <w:jc w:val="center"/>
        <w:rPr>
          <w:b/>
          <w:bCs/>
        </w:rPr>
      </w:pPr>
      <w:r>
        <w:rPr>
          <w:b/>
          <w:bCs/>
        </w:rPr>
        <w:t>B</w:t>
      </w:r>
      <w:r w:rsidR="008327C4">
        <w:rPr>
          <w:b/>
          <w:bCs/>
        </w:rPr>
        <w:t>a</w:t>
      </w:r>
      <w:r>
        <w:rPr>
          <w:b/>
          <w:bCs/>
        </w:rPr>
        <w:t>ckground</w:t>
      </w:r>
      <w:r w:rsidR="004C0B79">
        <w:rPr>
          <w:b/>
          <w:bCs/>
        </w:rPr>
        <w:t>/Literature Review</w:t>
      </w:r>
      <w:r w:rsidR="008327C4">
        <w:rPr>
          <w:b/>
          <w:bCs/>
        </w:rPr>
        <w:t xml:space="preserve"> </w:t>
      </w:r>
      <w:r w:rsidR="00286360">
        <w:rPr>
          <w:b/>
          <w:bCs/>
        </w:rPr>
        <w:t>(can be before or after)</w:t>
      </w:r>
      <w:r w:rsidR="00835A34">
        <w:rPr>
          <w:b/>
          <w:bCs/>
        </w:rPr>
        <w:t xml:space="preserve"> (6-8 pages?)</w:t>
      </w:r>
    </w:p>
    <w:p w14:paraId="3736E931" w14:textId="509CDECE" w:rsidR="00F7104D" w:rsidRPr="00F7104D" w:rsidRDefault="00F7104D" w:rsidP="00F7104D">
      <w:pPr>
        <w:pStyle w:val="APA"/>
      </w:pPr>
      <w:r>
        <w:tab/>
      </w:r>
    </w:p>
    <w:p w14:paraId="3635961A" w14:textId="5D0C477D" w:rsidR="00727691" w:rsidRPr="00F7104D" w:rsidRDefault="00727691" w:rsidP="00727691">
      <w:pPr>
        <w:pStyle w:val="APA"/>
      </w:pPr>
    </w:p>
    <w:p w14:paraId="133A86FF" w14:textId="4ACD60EF" w:rsidR="00781C64" w:rsidRDefault="00754AF5" w:rsidP="00781C64">
      <w:pPr>
        <w:pStyle w:val="APA"/>
        <w:jc w:val="center"/>
        <w:rPr>
          <w:b/>
          <w:bCs/>
        </w:rPr>
      </w:pPr>
      <w:r>
        <w:rPr>
          <w:b/>
          <w:bCs/>
        </w:rPr>
        <w:t>Sections etc</w:t>
      </w:r>
    </w:p>
    <w:p w14:paraId="440C9F91" w14:textId="032F90D8" w:rsidR="00113789" w:rsidRPr="00113789" w:rsidRDefault="00113789" w:rsidP="00113789">
      <w:pPr>
        <w:pStyle w:val="APA"/>
      </w:pPr>
      <w:r>
        <w:tab/>
        <w:t>Indent and cite (</w:t>
      </w:r>
      <w:r w:rsidR="004F1030">
        <w:t>Author, 2022</w:t>
      </w:r>
      <w:r>
        <w:t>)</w:t>
      </w:r>
      <w:r w:rsidR="004F1030">
        <w:t>.</w:t>
      </w:r>
      <w:r w:rsidR="001A35C3">
        <w:t xml:space="preserve"> </w:t>
      </w:r>
      <w:r w:rsidR="002B2474">
        <w:t xml:space="preserve">According to </w:t>
      </w:r>
      <w:r w:rsidR="001A35C3">
        <w:t>Author (2022)</w:t>
      </w:r>
      <w:r w:rsidR="002B2474">
        <w:t>,</w:t>
      </w:r>
      <w:r w:rsidR="001A35C3">
        <w:t xml:space="preserve"> </w:t>
      </w:r>
      <w:r w:rsidR="002B2474">
        <w:t>this is that</w:t>
      </w:r>
      <w:r w:rsidR="001A35C3">
        <w:t>.</w:t>
      </w:r>
    </w:p>
    <w:p w14:paraId="3EE34E78" w14:textId="69B86D1E" w:rsidR="00754AF5" w:rsidRDefault="00754AF5" w:rsidP="00781C64">
      <w:pPr>
        <w:pStyle w:val="APA"/>
        <w:jc w:val="center"/>
        <w:rPr>
          <w:b/>
          <w:bCs/>
        </w:rPr>
      </w:pPr>
      <w:r>
        <w:rPr>
          <w:b/>
          <w:bCs/>
        </w:rPr>
        <w:br w:type="page"/>
      </w:r>
    </w:p>
    <w:p w14:paraId="633F0C1C" w14:textId="287ACA59" w:rsidR="00754AF5" w:rsidRDefault="00754AF5" w:rsidP="00781C64">
      <w:pPr>
        <w:pStyle w:val="APA"/>
        <w:jc w:val="center"/>
        <w:rPr>
          <w:b/>
          <w:bCs/>
        </w:rPr>
      </w:pPr>
      <w:r>
        <w:rPr>
          <w:b/>
          <w:bCs/>
        </w:rPr>
        <w:lastRenderedPageBreak/>
        <w:t>References</w:t>
      </w:r>
    </w:p>
    <w:p w14:paraId="09B17D7F" w14:textId="251AD9F9" w:rsidR="00754AF5" w:rsidRDefault="00936DE7" w:rsidP="00936DE7">
      <w:pPr>
        <w:pStyle w:val="APA"/>
        <w:ind w:left="720" w:hanging="720"/>
        <w:rPr>
          <w:bCs/>
        </w:rPr>
      </w:pPr>
      <w:r>
        <w:rPr>
          <w:bCs/>
        </w:rPr>
        <w:t xml:space="preserve">American Immigration Council. (2021). </w:t>
      </w:r>
      <w:hyperlink r:id="rId14" w:history="1">
        <w:r w:rsidRPr="000924ED">
          <w:rPr>
            <w:rStyle w:val="Hyperlink"/>
            <w:bCs/>
          </w:rPr>
          <w:t>https://map.americanimmigrationcouncil.org/locations/national/#</w:t>
        </w:r>
      </w:hyperlink>
      <w:r>
        <w:rPr>
          <w:bCs/>
        </w:rPr>
        <w:t>.</w:t>
      </w:r>
    </w:p>
    <w:p w14:paraId="7ED37FE4" w14:textId="6743096E" w:rsidR="00936DE7" w:rsidRDefault="00536B78" w:rsidP="00936DE7">
      <w:pPr>
        <w:pStyle w:val="APA"/>
        <w:ind w:left="720" w:hanging="720"/>
        <w:rPr>
          <w:bCs/>
        </w:rPr>
      </w:pPr>
      <w:r>
        <w:rPr>
          <w:bCs/>
        </w:rPr>
        <w:t xml:space="preserve">Organisation </w:t>
      </w:r>
      <w:r w:rsidR="001961EE">
        <w:rPr>
          <w:bCs/>
        </w:rPr>
        <w:t>F</w:t>
      </w:r>
      <w:r w:rsidR="004638D2">
        <w:rPr>
          <w:bCs/>
        </w:rPr>
        <w:t xml:space="preserve">or Economic Cooperation </w:t>
      </w:r>
      <w:r w:rsidR="001961EE">
        <w:rPr>
          <w:bCs/>
        </w:rPr>
        <w:t>A</w:t>
      </w:r>
      <w:r w:rsidR="004638D2">
        <w:rPr>
          <w:bCs/>
        </w:rPr>
        <w:t>nd Development/European Union</w:t>
      </w:r>
      <w:r w:rsidR="00722BAF">
        <w:rPr>
          <w:bCs/>
        </w:rPr>
        <w:t>.</w:t>
      </w:r>
      <w:r w:rsidR="00F35863">
        <w:rPr>
          <w:bCs/>
        </w:rPr>
        <w:t xml:space="preserve"> (2018).</w:t>
      </w:r>
      <w:r w:rsidR="00EF6CDA">
        <w:rPr>
          <w:bCs/>
        </w:rPr>
        <w:t xml:space="preserve"> </w:t>
      </w:r>
      <w:hyperlink r:id="rId15" w:history="1">
        <w:r w:rsidR="00EF6CDA" w:rsidRPr="000924ED">
          <w:rPr>
            <w:rStyle w:val="Hyperlink"/>
            <w:bCs/>
          </w:rPr>
          <w:t>https://www.oecd.org/els/mig/Main-Indicators-of-Immigrant-Integration.pdf</w:t>
        </w:r>
      </w:hyperlink>
      <w:r w:rsidR="00EF6CDA">
        <w:rPr>
          <w:bCs/>
        </w:rPr>
        <w:t>.</w:t>
      </w:r>
    </w:p>
    <w:p w14:paraId="5C4ED3C9" w14:textId="0507E4D1" w:rsidR="001961EE" w:rsidRDefault="001961EE" w:rsidP="00936DE7">
      <w:pPr>
        <w:pStyle w:val="APA"/>
        <w:ind w:left="720" w:hanging="720"/>
        <w:rPr>
          <w:bCs/>
        </w:rPr>
      </w:pPr>
      <w:r>
        <w:rPr>
          <w:bCs/>
        </w:rPr>
        <w:t>United Nations Regional Information Centre For Western Europe. (</w:t>
      </w:r>
      <w:r w:rsidR="000560B3">
        <w:rPr>
          <w:bCs/>
        </w:rPr>
        <w:t xml:space="preserve">2023, </w:t>
      </w:r>
      <w:r>
        <w:rPr>
          <w:bCs/>
        </w:rPr>
        <w:t>Dec 14).</w:t>
      </w:r>
      <w:r w:rsidR="000560B3">
        <w:rPr>
          <w:bCs/>
        </w:rPr>
        <w:t xml:space="preserve"> </w:t>
      </w:r>
      <w:hyperlink r:id="rId16" w:history="1">
        <w:r w:rsidR="00C45F88" w:rsidRPr="000924ED">
          <w:rPr>
            <w:rStyle w:val="Hyperlink"/>
            <w:bCs/>
          </w:rPr>
          <w:t>https://unric.org/en/migration-to-the-eu-facts-not-perceptions/</w:t>
        </w:r>
      </w:hyperlink>
      <w:r w:rsidR="00C45F88">
        <w:rPr>
          <w:bCs/>
        </w:rPr>
        <w:t>.</w:t>
      </w:r>
    </w:p>
    <w:p w14:paraId="52054BCF" w14:textId="3E86514B" w:rsidR="00C45F88" w:rsidRDefault="00506F04" w:rsidP="00936DE7">
      <w:pPr>
        <w:pStyle w:val="APA"/>
        <w:ind w:left="720" w:hanging="720"/>
        <w:rPr>
          <w:bCs/>
        </w:rPr>
      </w:pPr>
      <w:r>
        <w:rPr>
          <w:bCs/>
        </w:rPr>
        <w:t>National Alliance</w:t>
      </w:r>
      <w:r w:rsidR="007324AA">
        <w:rPr>
          <w:bCs/>
        </w:rPr>
        <w:t xml:space="preserve"> on Mental Illness. (2023, April). </w:t>
      </w:r>
      <w:hyperlink r:id="rId17" w:history="1">
        <w:r w:rsidR="007324AA" w:rsidRPr="00863459">
          <w:rPr>
            <w:rStyle w:val="Hyperlink"/>
            <w:bCs/>
          </w:rPr>
          <w:t>https://www.nami.org/mhstats</w:t>
        </w:r>
      </w:hyperlink>
      <w:r w:rsidR="007324AA">
        <w:rPr>
          <w:bCs/>
        </w:rPr>
        <w:t>.</w:t>
      </w:r>
    </w:p>
    <w:p w14:paraId="28D30CDA" w14:textId="0584AF72" w:rsidR="007324AA" w:rsidRDefault="00492558" w:rsidP="00C0177A">
      <w:pPr>
        <w:pStyle w:val="APA"/>
        <w:ind w:left="720" w:hanging="720"/>
        <w:rPr>
          <w:bCs/>
        </w:rPr>
      </w:pPr>
      <w:r>
        <w:rPr>
          <w:bCs/>
        </w:rPr>
        <w:t>CDC.</w:t>
      </w:r>
      <w:r w:rsidR="00894A4C">
        <w:rPr>
          <w:bCs/>
        </w:rPr>
        <w:t xml:space="preserve"> (2023, April 25). </w:t>
      </w:r>
      <w:hyperlink r:id="rId18" w:history="1">
        <w:r w:rsidR="00687FAA" w:rsidRPr="00863459">
          <w:rPr>
            <w:rStyle w:val="Hyperlink"/>
            <w:bCs/>
          </w:rPr>
          <w:t>https://www.cdc.gov/mentalhealth/learn/index.htm</w:t>
        </w:r>
      </w:hyperlink>
      <w:r w:rsidR="00687FAA">
        <w:rPr>
          <w:bCs/>
        </w:rPr>
        <w:t>.</w:t>
      </w:r>
    </w:p>
    <w:p w14:paraId="4317F75C" w14:textId="56F1A5B4" w:rsidR="00C0177A" w:rsidRDefault="003C5C46" w:rsidP="00C0177A">
      <w:pPr>
        <w:pStyle w:val="APA"/>
        <w:ind w:left="720" w:hanging="720"/>
        <w:rPr>
          <w:bCs/>
        </w:rPr>
      </w:pPr>
      <w:r>
        <w:rPr>
          <w:bCs/>
        </w:rPr>
        <w:t xml:space="preserve">Johns Hopkins Medicine. </w:t>
      </w:r>
      <w:r w:rsidR="00E9229F">
        <w:rPr>
          <w:bCs/>
        </w:rPr>
        <w:t xml:space="preserve">(2024). </w:t>
      </w:r>
      <w:hyperlink r:id="rId19" w:history="1">
        <w:r w:rsidR="00C0177A" w:rsidRPr="00863459">
          <w:rPr>
            <w:rStyle w:val="Hyperlink"/>
            <w:bCs/>
          </w:rPr>
          <w:t>https://www.hopkinsmedicine.org/health/conditions-and-diseases/depression-his-versus-hers</w:t>
        </w:r>
      </w:hyperlink>
      <w:r w:rsidR="00C0177A">
        <w:rPr>
          <w:bCs/>
        </w:rPr>
        <w:t>.</w:t>
      </w:r>
    </w:p>
    <w:p w14:paraId="2BD48A48" w14:textId="3D0CD810" w:rsidR="00C0177A" w:rsidRDefault="00C24B8E" w:rsidP="00C0177A">
      <w:pPr>
        <w:pStyle w:val="APA"/>
        <w:ind w:left="720" w:hanging="720"/>
        <w:rPr>
          <w:bCs/>
        </w:rPr>
      </w:pPr>
      <w:r>
        <w:rPr>
          <w:bCs/>
        </w:rPr>
        <w:t xml:space="preserve">Tricaso, K. (2023, November 20). </w:t>
      </w:r>
      <w:hyperlink r:id="rId20" w:history="1">
        <w:r w:rsidRPr="00863459">
          <w:rPr>
            <w:rStyle w:val="Hyperlink"/>
            <w:bCs/>
          </w:rPr>
          <w:t>https://www.modernintimacy.com/what-is-eldest-daughter-syndrome/</w:t>
        </w:r>
      </w:hyperlink>
      <w:r>
        <w:rPr>
          <w:bCs/>
        </w:rPr>
        <w:t>.</w:t>
      </w:r>
    </w:p>
    <w:p w14:paraId="2DC64E3C" w14:textId="12707FC9" w:rsidR="00E04A74" w:rsidRDefault="00E04A74" w:rsidP="001B733A">
      <w:pPr>
        <w:pStyle w:val="APA"/>
        <w:ind w:left="720" w:hanging="720"/>
        <w:rPr>
          <w:bCs/>
        </w:rPr>
      </w:pPr>
      <w:r>
        <w:rPr>
          <w:bCs/>
        </w:rPr>
        <w:t xml:space="preserve">Sulloway, . (1996). </w:t>
      </w:r>
      <w:r w:rsidR="001B733A" w:rsidRPr="001B733A">
        <w:rPr>
          <w:bCs/>
        </w:rPr>
        <w:t>Born to rebel: Birth order, family dynamics and</w:t>
      </w:r>
      <w:r w:rsidR="006056B0">
        <w:rPr>
          <w:bCs/>
        </w:rPr>
        <w:t xml:space="preserve"> </w:t>
      </w:r>
      <w:r w:rsidR="001B733A" w:rsidRPr="001B733A">
        <w:rPr>
          <w:bCs/>
        </w:rPr>
        <w:t>creative lies. New York7 Pantheon</w:t>
      </w:r>
      <w:r w:rsidR="001B733A">
        <w:rPr>
          <w:bCs/>
        </w:rPr>
        <w:t>.</w:t>
      </w:r>
    </w:p>
    <w:p w14:paraId="69D33C71" w14:textId="343B8AB6" w:rsidR="001B733A" w:rsidRDefault="006056B0" w:rsidP="006056B0">
      <w:pPr>
        <w:pStyle w:val="APA"/>
        <w:ind w:left="720" w:hanging="720"/>
        <w:rPr>
          <w:bCs/>
        </w:rPr>
      </w:pPr>
      <w:r w:rsidRPr="006056B0">
        <w:rPr>
          <w:bCs/>
        </w:rPr>
        <w:t>Ernst, C., &amp; Angst, J. (1983). Birth order. Its influence on personality.</w:t>
      </w:r>
      <w:r>
        <w:rPr>
          <w:bCs/>
        </w:rPr>
        <w:t xml:space="preserve"> </w:t>
      </w:r>
      <w:r w:rsidRPr="006056B0">
        <w:rPr>
          <w:bCs/>
        </w:rPr>
        <w:t>Berlin7 Springer-Verlag</w:t>
      </w:r>
      <w:r>
        <w:rPr>
          <w:bCs/>
        </w:rPr>
        <w:t>.</w:t>
      </w:r>
    </w:p>
    <w:p w14:paraId="79ABA321" w14:textId="5BEAA1D6" w:rsidR="00EF6CDA" w:rsidRPr="00936DE7" w:rsidRDefault="00FA1166" w:rsidP="00936DE7">
      <w:pPr>
        <w:pStyle w:val="APA"/>
        <w:ind w:left="720" w:hanging="720"/>
        <w:rPr>
          <w:bCs/>
        </w:rPr>
      </w:pPr>
      <w:r w:rsidRPr="00FA1166">
        <w:rPr>
          <w:bCs/>
          <w:noProof/>
        </w:rPr>
        <w:drawing>
          <wp:inline distT="0" distB="0" distL="0" distR="0" wp14:anchorId="534F8248" wp14:editId="4DDD32E8">
            <wp:extent cx="5943600" cy="2596515"/>
            <wp:effectExtent l="0" t="0" r="0" b="0"/>
            <wp:docPr id="110001549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15491" name="Picture 1" descr="A close-up of a document&#10;&#10;Description automatically generated"/>
                    <pic:cNvPicPr/>
                  </pic:nvPicPr>
                  <pic:blipFill>
                    <a:blip r:embed="rId21"/>
                    <a:stretch>
                      <a:fillRect/>
                    </a:stretch>
                  </pic:blipFill>
                  <pic:spPr>
                    <a:xfrm>
                      <a:off x="0" y="0"/>
                      <a:ext cx="5943600" cy="2596515"/>
                    </a:xfrm>
                    <a:prstGeom prst="rect">
                      <a:avLst/>
                    </a:prstGeom>
                  </pic:spPr>
                </pic:pic>
              </a:graphicData>
            </a:graphic>
          </wp:inline>
        </w:drawing>
      </w:r>
    </w:p>
    <w:sectPr w:rsidR="00EF6CDA" w:rsidRPr="00936DE7">
      <w:head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et-Hung Nguyen" w:date="2024-02-25T11:32:00Z" w:initials="VN">
    <w:p w14:paraId="379638BD" w14:textId="77777777" w:rsidR="005C7F5C" w:rsidRDefault="005C7F5C" w:rsidP="005C7F5C">
      <w:pPr>
        <w:pStyle w:val="Kommentartext"/>
      </w:pPr>
      <w:r>
        <w:rPr>
          <w:rStyle w:val="Kommentarzeichen"/>
        </w:rPr>
        <w:annotationRef/>
      </w:r>
      <w:r>
        <w:t>Things to keep in mind: within/between families, SES, family size</w:t>
      </w:r>
    </w:p>
  </w:comment>
  <w:comment w:id="1" w:author="Viet-Hung Nguyen" w:date="2024-02-25T12:20:00Z" w:initials="VN">
    <w:p w14:paraId="44113956" w14:textId="77777777" w:rsidR="00256285" w:rsidRDefault="00256285" w:rsidP="00256285">
      <w:pPr>
        <w:pStyle w:val="Kommentartext"/>
      </w:pPr>
      <w:r>
        <w:rPr>
          <w:rStyle w:val="Kommentarzeichen"/>
        </w:rPr>
        <w:annotationRef/>
      </w:r>
      <w:r>
        <w:t>Probably need to shorten the personality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9638BD" w15:done="0"/>
  <w15:commentEx w15:paraId="44113956" w15:paraIdParent="379638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62E5B8" w16cex:dateUtc="2024-02-25T19:32:00Z"/>
  <w16cex:commentExtensible w16cex:durableId="0ACCB6ED" w16cex:dateUtc="2024-02-25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9638BD" w16cid:durableId="1262E5B8"/>
  <w16cid:commentId w16cid:paraId="44113956" w16cid:durableId="0ACCB6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FB444" w14:textId="77777777" w:rsidR="00CE33B7" w:rsidRDefault="00CE33B7" w:rsidP="002C28A9">
      <w:pPr>
        <w:spacing w:after="0" w:line="240" w:lineRule="auto"/>
      </w:pPr>
      <w:r>
        <w:separator/>
      </w:r>
    </w:p>
  </w:endnote>
  <w:endnote w:type="continuationSeparator" w:id="0">
    <w:p w14:paraId="76C45BDA" w14:textId="77777777" w:rsidR="00CE33B7" w:rsidRDefault="00CE33B7" w:rsidP="002C28A9">
      <w:pPr>
        <w:spacing w:after="0" w:line="240" w:lineRule="auto"/>
      </w:pPr>
      <w:r>
        <w:continuationSeparator/>
      </w:r>
    </w:p>
  </w:endnote>
  <w:endnote w:type="continuationNotice" w:id="1">
    <w:p w14:paraId="133CD760" w14:textId="77777777" w:rsidR="00011324" w:rsidRDefault="000113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9AC79" w14:textId="77777777" w:rsidR="00CE33B7" w:rsidRDefault="00CE33B7" w:rsidP="002C28A9">
      <w:pPr>
        <w:spacing w:after="0" w:line="240" w:lineRule="auto"/>
      </w:pPr>
      <w:r>
        <w:separator/>
      </w:r>
    </w:p>
  </w:footnote>
  <w:footnote w:type="continuationSeparator" w:id="0">
    <w:p w14:paraId="7B6A30D4" w14:textId="77777777" w:rsidR="00CE33B7" w:rsidRDefault="00CE33B7" w:rsidP="002C28A9">
      <w:pPr>
        <w:spacing w:after="0" w:line="240" w:lineRule="auto"/>
      </w:pPr>
      <w:r>
        <w:continuationSeparator/>
      </w:r>
    </w:p>
  </w:footnote>
  <w:footnote w:type="continuationNotice" w:id="1">
    <w:p w14:paraId="1CB266DB" w14:textId="77777777" w:rsidR="00011324" w:rsidRDefault="000113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AB72" w14:textId="407AD4D8" w:rsidR="002C28A9" w:rsidRDefault="008426A2" w:rsidP="008426A2">
    <w:pPr>
      <w:pStyle w:val="APA"/>
      <w:tabs>
        <w:tab w:val="right" w:pos="9360"/>
      </w:tabs>
    </w:pPr>
    <w:r>
      <w:tab/>
    </w:r>
    <w:sdt>
      <w:sdtPr>
        <w:id w:val="-1645264873"/>
        <w:docPartObj>
          <w:docPartGallery w:val="Page Numbers (Top of Page)"/>
          <w:docPartUnique/>
        </w:docPartObj>
      </w:sdtPr>
      <w:sdtEndPr>
        <w:rPr>
          <w:noProof/>
        </w:rPr>
      </w:sdtEndPr>
      <w:sdtContent>
        <w:r w:rsidR="002C28A9">
          <w:fldChar w:fldCharType="begin"/>
        </w:r>
        <w:r w:rsidR="002C28A9">
          <w:instrText xml:space="preserve"> PAGE   \* MERGEFORMAT </w:instrText>
        </w:r>
        <w:r w:rsidR="002C28A9">
          <w:fldChar w:fldCharType="separate"/>
        </w:r>
        <w:r w:rsidR="002C28A9">
          <w:rPr>
            <w:noProof/>
          </w:rPr>
          <w:t>2</w:t>
        </w:r>
        <w:r w:rsidR="002C28A9">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A5223"/>
    <w:multiLevelType w:val="hybridMultilevel"/>
    <w:tmpl w:val="5FD6FA2E"/>
    <w:lvl w:ilvl="0" w:tplc="546630B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733030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et-Hung Nguyen">
    <w15:presenceInfo w15:providerId="AD" w15:userId="S::vnguyen36@dons.usfca.edu::88ab1737-f544-455f-9872-7aa9eb73f0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A9"/>
    <w:rsid w:val="00002197"/>
    <w:rsid w:val="00002385"/>
    <w:rsid w:val="00002F1E"/>
    <w:rsid w:val="000053C2"/>
    <w:rsid w:val="00011324"/>
    <w:rsid w:val="0002086F"/>
    <w:rsid w:val="00035B8F"/>
    <w:rsid w:val="000440D4"/>
    <w:rsid w:val="0004557B"/>
    <w:rsid w:val="00052E84"/>
    <w:rsid w:val="00053ECA"/>
    <w:rsid w:val="000560B3"/>
    <w:rsid w:val="0005652D"/>
    <w:rsid w:val="00064795"/>
    <w:rsid w:val="000718AE"/>
    <w:rsid w:val="00071ECD"/>
    <w:rsid w:val="00076283"/>
    <w:rsid w:val="000943E7"/>
    <w:rsid w:val="00096090"/>
    <w:rsid w:val="0009672D"/>
    <w:rsid w:val="000B3CDF"/>
    <w:rsid w:val="000B3FA3"/>
    <w:rsid w:val="000B5B3C"/>
    <w:rsid w:val="000D29F7"/>
    <w:rsid w:val="000E4221"/>
    <w:rsid w:val="00110BAE"/>
    <w:rsid w:val="00111323"/>
    <w:rsid w:val="00113789"/>
    <w:rsid w:val="0011749A"/>
    <w:rsid w:val="001464D0"/>
    <w:rsid w:val="00166B47"/>
    <w:rsid w:val="00177015"/>
    <w:rsid w:val="001807AF"/>
    <w:rsid w:val="00184EBE"/>
    <w:rsid w:val="001961EE"/>
    <w:rsid w:val="001A35C3"/>
    <w:rsid w:val="001A3AC5"/>
    <w:rsid w:val="001B0415"/>
    <w:rsid w:val="001B0814"/>
    <w:rsid w:val="001B0EAB"/>
    <w:rsid w:val="001B0ECE"/>
    <w:rsid w:val="001B3BCD"/>
    <w:rsid w:val="001B733A"/>
    <w:rsid w:val="001C10C3"/>
    <w:rsid w:val="001D76B2"/>
    <w:rsid w:val="001E43E4"/>
    <w:rsid w:val="001F1C9C"/>
    <w:rsid w:val="001F44DB"/>
    <w:rsid w:val="00200DDE"/>
    <w:rsid w:val="00211CEB"/>
    <w:rsid w:val="00213250"/>
    <w:rsid w:val="0021406B"/>
    <w:rsid w:val="00225346"/>
    <w:rsid w:val="002255D7"/>
    <w:rsid w:val="00233A6E"/>
    <w:rsid w:val="00235CB1"/>
    <w:rsid w:val="00253308"/>
    <w:rsid w:val="00256285"/>
    <w:rsid w:val="00262D11"/>
    <w:rsid w:val="00264E43"/>
    <w:rsid w:val="00282557"/>
    <w:rsid w:val="00284FBE"/>
    <w:rsid w:val="00286360"/>
    <w:rsid w:val="00295859"/>
    <w:rsid w:val="002A4C01"/>
    <w:rsid w:val="002B02EE"/>
    <w:rsid w:val="002B1B4C"/>
    <w:rsid w:val="002B2474"/>
    <w:rsid w:val="002C0263"/>
    <w:rsid w:val="002C28A9"/>
    <w:rsid w:val="002C6224"/>
    <w:rsid w:val="002D6313"/>
    <w:rsid w:val="002D74E6"/>
    <w:rsid w:val="002E6167"/>
    <w:rsid w:val="00300152"/>
    <w:rsid w:val="0031013A"/>
    <w:rsid w:val="0032122E"/>
    <w:rsid w:val="00345D9C"/>
    <w:rsid w:val="0035230C"/>
    <w:rsid w:val="00354AF0"/>
    <w:rsid w:val="00355617"/>
    <w:rsid w:val="00357901"/>
    <w:rsid w:val="003616A3"/>
    <w:rsid w:val="00363492"/>
    <w:rsid w:val="00365B43"/>
    <w:rsid w:val="00377438"/>
    <w:rsid w:val="0038139A"/>
    <w:rsid w:val="003942E7"/>
    <w:rsid w:val="003963A5"/>
    <w:rsid w:val="003A1F71"/>
    <w:rsid w:val="003B13E4"/>
    <w:rsid w:val="003B3C41"/>
    <w:rsid w:val="003C5C46"/>
    <w:rsid w:val="003D412B"/>
    <w:rsid w:val="003D766B"/>
    <w:rsid w:val="003E29B9"/>
    <w:rsid w:val="003E465A"/>
    <w:rsid w:val="003F0A3A"/>
    <w:rsid w:val="003F5DC2"/>
    <w:rsid w:val="004075D0"/>
    <w:rsid w:val="00412863"/>
    <w:rsid w:val="00432397"/>
    <w:rsid w:val="0046153C"/>
    <w:rsid w:val="00463408"/>
    <w:rsid w:val="004638D2"/>
    <w:rsid w:val="00463FF3"/>
    <w:rsid w:val="004920DD"/>
    <w:rsid w:val="00492558"/>
    <w:rsid w:val="004A628F"/>
    <w:rsid w:val="004B03E1"/>
    <w:rsid w:val="004B342D"/>
    <w:rsid w:val="004C0B79"/>
    <w:rsid w:val="004D74F8"/>
    <w:rsid w:val="004E265F"/>
    <w:rsid w:val="004E549E"/>
    <w:rsid w:val="004F1030"/>
    <w:rsid w:val="004F19D4"/>
    <w:rsid w:val="004F4405"/>
    <w:rsid w:val="00501EFF"/>
    <w:rsid w:val="005036D1"/>
    <w:rsid w:val="00506F04"/>
    <w:rsid w:val="0051413E"/>
    <w:rsid w:val="00516428"/>
    <w:rsid w:val="005221A7"/>
    <w:rsid w:val="0052261B"/>
    <w:rsid w:val="0053599D"/>
    <w:rsid w:val="0053623F"/>
    <w:rsid w:val="00536B78"/>
    <w:rsid w:val="00543A70"/>
    <w:rsid w:val="005530EE"/>
    <w:rsid w:val="005535BB"/>
    <w:rsid w:val="00557753"/>
    <w:rsid w:val="00571D45"/>
    <w:rsid w:val="00586972"/>
    <w:rsid w:val="005905A2"/>
    <w:rsid w:val="00592EB8"/>
    <w:rsid w:val="005A0B0E"/>
    <w:rsid w:val="005A6D5B"/>
    <w:rsid w:val="005B1B9A"/>
    <w:rsid w:val="005B63A8"/>
    <w:rsid w:val="005C7F5C"/>
    <w:rsid w:val="005D218F"/>
    <w:rsid w:val="005E2568"/>
    <w:rsid w:val="0060024D"/>
    <w:rsid w:val="00600713"/>
    <w:rsid w:val="006056B0"/>
    <w:rsid w:val="0061497A"/>
    <w:rsid w:val="006268F7"/>
    <w:rsid w:val="006274C7"/>
    <w:rsid w:val="0065503C"/>
    <w:rsid w:val="00656734"/>
    <w:rsid w:val="00687FAA"/>
    <w:rsid w:val="006B4B96"/>
    <w:rsid w:val="006B7EC8"/>
    <w:rsid w:val="006C1642"/>
    <w:rsid w:val="006C2FA5"/>
    <w:rsid w:val="006D690A"/>
    <w:rsid w:val="006E29BC"/>
    <w:rsid w:val="006E43B9"/>
    <w:rsid w:val="006E756C"/>
    <w:rsid w:val="00703C4B"/>
    <w:rsid w:val="00706842"/>
    <w:rsid w:val="0070731F"/>
    <w:rsid w:val="00715610"/>
    <w:rsid w:val="00720F78"/>
    <w:rsid w:val="00722923"/>
    <w:rsid w:val="00722BAF"/>
    <w:rsid w:val="00727691"/>
    <w:rsid w:val="00730E67"/>
    <w:rsid w:val="007324AA"/>
    <w:rsid w:val="00736DA9"/>
    <w:rsid w:val="00744AEC"/>
    <w:rsid w:val="00746D48"/>
    <w:rsid w:val="007473F7"/>
    <w:rsid w:val="007475E4"/>
    <w:rsid w:val="00751C58"/>
    <w:rsid w:val="00754AF5"/>
    <w:rsid w:val="007625DE"/>
    <w:rsid w:val="007679EC"/>
    <w:rsid w:val="00781C64"/>
    <w:rsid w:val="00785B72"/>
    <w:rsid w:val="007938EF"/>
    <w:rsid w:val="00793931"/>
    <w:rsid w:val="007B30A9"/>
    <w:rsid w:val="007B5FFD"/>
    <w:rsid w:val="007B749F"/>
    <w:rsid w:val="007C3397"/>
    <w:rsid w:val="007C585E"/>
    <w:rsid w:val="007E51A1"/>
    <w:rsid w:val="00814ADF"/>
    <w:rsid w:val="008165B5"/>
    <w:rsid w:val="008327C4"/>
    <w:rsid w:val="00835A34"/>
    <w:rsid w:val="008416D3"/>
    <w:rsid w:val="008426A2"/>
    <w:rsid w:val="00844DDD"/>
    <w:rsid w:val="00856680"/>
    <w:rsid w:val="00871129"/>
    <w:rsid w:val="008726C6"/>
    <w:rsid w:val="008847CB"/>
    <w:rsid w:val="00894A4C"/>
    <w:rsid w:val="00894A78"/>
    <w:rsid w:val="008A534F"/>
    <w:rsid w:val="008B30B7"/>
    <w:rsid w:val="008B6A34"/>
    <w:rsid w:val="008D5BE2"/>
    <w:rsid w:val="008F1948"/>
    <w:rsid w:val="008F2B63"/>
    <w:rsid w:val="008F6267"/>
    <w:rsid w:val="00904C16"/>
    <w:rsid w:val="00905CB0"/>
    <w:rsid w:val="00910ADC"/>
    <w:rsid w:val="009267D1"/>
    <w:rsid w:val="009278E2"/>
    <w:rsid w:val="009313B7"/>
    <w:rsid w:val="00936DE7"/>
    <w:rsid w:val="009436E5"/>
    <w:rsid w:val="0095118A"/>
    <w:rsid w:val="00956F25"/>
    <w:rsid w:val="009624C0"/>
    <w:rsid w:val="00964E7B"/>
    <w:rsid w:val="009665A4"/>
    <w:rsid w:val="009821B0"/>
    <w:rsid w:val="009943F5"/>
    <w:rsid w:val="009B09BD"/>
    <w:rsid w:val="009D01CE"/>
    <w:rsid w:val="009D2C32"/>
    <w:rsid w:val="009F4CEF"/>
    <w:rsid w:val="00A02ED8"/>
    <w:rsid w:val="00A06C3C"/>
    <w:rsid w:val="00A16421"/>
    <w:rsid w:val="00A16B7C"/>
    <w:rsid w:val="00A16E9C"/>
    <w:rsid w:val="00A23281"/>
    <w:rsid w:val="00A406AA"/>
    <w:rsid w:val="00A64BEF"/>
    <w:rsid w:val="00A662A9"/>
    <w:rsid w:val="00A667BA"/>
    <w:rsid w:val="00A729C0"/>
    <w:rsid w:val="00A811E3"/>
    <w:rsid w:val="00AF13BE"/>
    <w:rsid w:val="00AF359C"/>
    <w:rsid w:val="00B066AE"/>
    <w:rsid w:val="00B2115F"/>
    <w:rsid w:val="00B259D8"/>
    <w:rsid w:val="00B35142"/>
    <w:rsid w:val="00B5274A"/>
    <w:rsid w:val="00B5440F"/>
    <w:rsid w:val="00B67B9B"/>
    <w:rsid w:val="00B67D57"/>
    <w:rsid w:val="00B75A78"/>
    <w:rsid w:val="00B945B7"/>
    <w:rsid w:val="00BB0EA5"/>
    <w:rsid w:val="00BB3450"/>
    <w:rsid w:val="00BE7D68"/>
    <w:rsid w:val="00BF0079"/>
    <w:rsid w:val="00BF2929"/>
    <w:rsid w:val="00BF559E"/>
    <w:rsid w:val="00C0177A"/>
    <w:rsid w:val="00C10767"/>
    <w:rsid w:val="00C16C1F"/>
    <w:rsid w:val="00C24B8E"/>
    <w:rsid w:val="00C404D7"/>
    <w:rsid w:val="00C41FE6"/>
    <w:rsid w:val="00C45F88"/>
    <w:rsid w:val="00C64E7F"/>
    <w:rsid w:val="00C71E5F"/>
    <w:rsid w:val="00CA63FC"/>
    <w:rsid w:val="00CB3900"/>
    <w:rsid w:val="00CC145F"/>
    <w:rsid w:val="00CC4663"/>
    <w:rsid w:val="00CD3292"/>
    <w:rsid w:val="00CD5708"/>
    <w:rsid w:val="00CD732B"/>
    <w:rsid w:val="00CD7BAA"/>
    <w:rsid w:val="00CE33B7"/>
    <w:rsid w:val="00CE654D"/>
    <w:rsid w:val="00CF0E31"/>
    <w:rsid w:val="00CF1A03"/>
    <w:rsid w:val="00CF580A"/>
    <w:rsid w:val="00D07574"/>
    <w:rsid w:val="00D25F67"/>
    <w:rsid w:val="00D301BB"/>
    <w:rsid w:val="00D542AC"/>
    <w:rsid w:val="00D654F0"/>
    <w:rsid w:val="00D66926"/>
    <w:rsid w:val="00D82C83"/>
    <w:rsid w:val="00DB4CDE"/>
    <w:rsid w:val="00DC6913"/>
    <w:rsid w:val="00DC766A"/>
    <w:rsid w:val="00E04A74"/>
    <w:rsid w:val="00E23C88"/>
    <w:rsid w:val="00E34135"/>
    <w:rsid w:val="00E36781"/>
    <w:rsid w:val="00E378F8"/>
    <w:rsid w:val="00E45A1E"/>
    <w:rsid w:val="00E5109B"/>
    <w:rsid w:val="00E53128"/>
    <w:rsid w:val="00E818E2"/>
    <w:rsid w:val="00E9229F"/>
    <w:rsid w:val="00EA6E16"/>
    <w:rsid w:val="00EB5876"/>
    <w:rsid w:val="00EB64A7"/>
    <w:rsid w:val="00EF0BAE"/>
    <w:rsid w:val="00EF6CDA"/>
    <w:rsid w:val="00EF72AF"/>
    <w:rsid w:val="00F1344D"/>
    <w:rsid w:val="00F24AA2"/>
    <w:rsid w:val="00F25849"/>
    <w:rsid w:val="00F35863"/>
    <w:rsid w:val="00F47614"/>
    <w:rsid w:val="00F54BB7"/>
    <w:rsid w:val="00F7104D"/>
    <w:rsid w:val="00F76BA4"/>
    <w:rsid w:val="00F8476F"/>
    <w:rsid w:val="00F84D48"/>
    <w:rsid w:val="00F85A16"/>
    <w:rsid w:val="00F907E2"/>
    <w:rsid w:val="00F91062"/>
    <w:rsid w:val="00FA1166"/>
    <w:rsid w:val="00FA5BDA"/>
    <w:rsid w:val="00FB070E"/>
    <w:rsid w:val="00FB452F"/>
    <w:rsid w:val="00FC235D"/>
    <w:rsid w:val="00FF0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2B9AF"/>
  <w15:chartTrackingRefBased/>
  <w15:docId w15:val="{FD4AE977-F347-4938-BAEA-D7561EAB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PA">
    <w:name w:val="APA"/>
    <w:basedOn w:val="Standard"/>
    <w:link w:val="APAChar"/>
    <w:qFormat/>
    <w:rsid w:val="001D76B2"/>
    <w:pPr>
      <w:spacing w:after="0" w:line="480" w:lineRule="auto"/>
    </w:pPr>
    <w:rPr>
      <w:rFonts w:ascii="Times New Roman" w:hAnsi="Times New Roman" w:cs="Times New Roman"/>
      <w:sz w:val="24"/>
      <w:szCs w:val="24"/>
    </w:rPr>
  </w:style>
  <w:style w:type="character" w:customStyle="1" w:styleId="APAChar">
    <w:name w:val="APA Char"/>
    <w:basedOn w:val="Absatz-Standardschriftart"/>
    <w:link w:val="APA"/>
    <w:rsid w:val="001D76B2"/>
    <w:rPr>
      <w:rFonts w:ascii="Times New Roman" w:hAnsi="Times New Roman" w:cs="Times New Roman"/>
      <w:sz w:val="24"/>
      <w:szCs w:val="24"/>
    </w:rPr>
  </w:style>
  <w:style w:type="paragraph" w:styleId="Kopfzeile">
    <w:name w:val="header"/>
    <w:basedOn w:val="Standard"/>
    <w:link w:val="KopfzeileZchn"/>
    <w:uiPriority w:val="99"/>
    <w:unhideWhenUsed/>
    <w:rsid w:val="002C28A9"/>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2C28A9"/>
  </w:style>
  <w:style w:type="paragraph" w:styleId="Fuzeile">
    <w:name w:val="footer"/>
    <w:basedOn w:val="Standard"/>
    <w:link w:val="FuzeileZchn"/>
    <w:uiPriority w:val="99"/>
    <w:unhideWhenUsed/>
    <w:rsid w:val="002C28A9"/>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2C28A9"/>
  </w:style>
  <w:style w:type="character" w:styleId="Hyperlink">
    <w:name w:val="Hyperlink"/>
    <w:basedOn w:val="Absatz-Standardschriftart"/>
    <w:uiPriority w:val="99"/>
    <w:unhideWhenUsed/>
    <w:rsid w:val="00936DE7"/>
    <w:rPr>
      <w:color w:val="0563C1" w:themeColor="hyperlink"/>
      <w:u w:val="single"/>
    </w:rPr>
  </w:style>
  <w:style w:type="character" w:styleId="NichtaufgelsteErwhnung">
    <w:name w:val="Unresolved Mention"/>
    <w:basedOn w:val="Absatz-Standardschriftart"/>
    <w:uiPriority w:val="99"/>
    <w:semiHidden/>
    <w:unhideWhenUsed/>
    <w:rsid w:val="00936DE7"/>
    <w:rPr>
      <w:color w:val="605E5C"/>
      <w:shd w:val="clear" w:color="auto" w:fill="E1DFDD"/>
    </w:rPr>
  </w:style>
  <w:style w:type="character" w:styleId="BesuchterLink">
    <w:name w:val="FollowedHyperlink"/>
    <w:basedOn w:val="Absatz-Standardschriftart"/>
    <w:uiPriority w:val="99"/>
    <w:semiHidden/>
    <w:unhideWhenUsed/>
    <w:rsid w:val="00011324"/>
    <w:rPr>
      <w:color w:val="954F72" w:themeColor="followedHyperlink"/>
      <w:u w:val="single"/>
    </w:rPr>
  </w:style>
  <w:style w:type="character" w:styleId="Kommentarzeichen">
    <w:name w:val="annotation reference"/>
    <w:basedOn w:val="Absatz-Standardschriftart"/>
    <w:uiPriority w:val="99"/>
    <w:semiHidden/>
    <w:unhideWhenUsed/>
    <w:rsid w:val="00011324"/>
    <w:rPr>
      <w:sz w:val="16"/>
      <w:szCs w:val="16"/>
    </w:rPr>
  </w:style>
  <w:style w:type="paragraph" w:styleId="Kommentartext">
    <w:name w:val="annotation text"/>
    <w:basedOn w:val="Standard"/>
    <w:link w:val="KommentartextZchn"/>
    <w:uiPriority w:val="99"/>
    <w:unhideWhenUsed/>
    <w:rsid w:val="00011324"/>
    <w:pPr>
      <w:spacing w:line="240" w:lineRule="auto"/>
    </w:pPr>
    <w:rPr>
      <w:sz w:val="20"/>
      <w:szCs w:val="20"/>
    </w:rPr>
  </w:style>
  <w:style w:type="character" w:customStyle="1" w:styleId="KommentartextZchn">
    <w:name w:val="Kommentartext Zchn"/>
    <w:basedOn w:val="Absatz-Standardschriftart"/>
    <w:link w:val="Kommentartext"/>
    <w:uiPriority w:val="99"/>
    <w:rsid w:val="00011324"/>
    <w:rPr>
      <w:sz w:val="20"/>
      <w:szCs w:val="20"/>
    </w:rPr>
  </w:style>
  <w:style w:type="paragraph" w:styleId="Kommentarthema">
    <w:name w:val="annotation subject"/>
    <w:basedOn w:val="Kommentartext"/>
    <w:next w:val="Kommentartext"/>
    <w:link w:val="KommentarthemaZchn"/>
    <w:uiPriority w:val="99"/>
    <w:semiHidden/>
    <w:unhideWhenUsed/>
    <w:rsid w:val="00011324"/>
    <w:rPr>
      <w:b/>
      <w:bCs/>
    </w:rPr>
  </w:style>
  <w:style w:type="character" w:customStyle="1" w:styleId="KommentarthemaZchn">
    <w:name w:val="Kommentarthema Zchn"/>
    <w:basedOn w:val="KommentartextZchn"/>
    <w:link w:val="Kommentarthema"/>
    <w:uiPriority w:val="99"/>
    <w:semiHidden/>
    <w:rsid w:val="000113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mentalhealth/learn/index.htm" TargetMode="External"/><Relationship Id="rId13" Type="http://schemas.microsoft.com/office/2018/08/relationships/commentsExtensible" Target="commentsExtensible.xml"/><Relationship Id="rId18" Type="http://schemas.openxmlformats.org/officeDocument/2006/relationships/hyperlink" Target="https://www.cdc.gov/mentalhealth/learn/index.htm"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nami.org/mhstat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nric.org/en/migration-to-the-eu-facts-not-perceptions/" TargetMode="External"/><Relationship Id="rId20" Type="http://schemas.openxmlformats.org/officeDocument/2006/relationships/hyperlink" Target="https://www.modernintimacy.com/what-is-eldest-daughter-syndr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oecd.org/els/mig/Main-Indicators-of-Immigrant-Integration.pdf"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hopkinsmedicine.org/health/conditions-and-diseases/depression-his-versus-hers" TargetMode="External"/><Relationship Id="rId4" Type="http://schemas.openxmlformats.org/officeDocument/2006/relationships/settings" Target="settings.xml"/><Relationship Id="rId9" Type="http://schemas.openxmlformats.org/officeDocument/2006/relationships/hyperlink" Target="https://www.nimh.nih.gov/health/statistics/mental-illness" TargetMode="External"/><Relationship Id="rId14" Type="http://schemas.openxmlformats.org/officeDocument/2006/relationships/hyperlink" Target="https://map.americanimmigrationcouncil.org/locations/nationa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5FB0E-BB9F-4AE8-A2DD-723CDB7F9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1408</Words>
  <Characters>8030</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131</cp:revision>
  <dcterms:created xsi:type="dcterms:W3CDTF">2024-02-15T23:46:00Z</dcterms:created>
  <dcterms:modified xsi:type="dcterms:W3CDTF">2024-02-26T17:28:00Z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id="oCJyGJjv"/&gt;&lt;style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